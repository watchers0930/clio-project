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CE79" w14:textId="77777777" w:rsidR="00943AFB" w:rsidRDefault="00943AFB" w:rsidP="0079726D"/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2520"/>
        <w:gridCol w:w="5220"/>
      </w:tblGrid>
      <w:tr w:rsidR="001C7CDF" w:rsidRPr="00D909C8" w14:paraId="2079D350" w14:textId="77777777" w:rsidTr="001C7CDF">
        <w:trPr>
          <w:trHeight w:val="983"/>
        </w:trPr>
        <w:tc>
          <w:tcPr>
            <w:tcW w:w="9828" w:type="dxa"/>
            <w:gridSpan w:val="3"/>
            <w:vAlign w:val="center"/>
          </w:tcPr>
          <w:p w14:paraId="052CBDCB" w14:textId="77777777" w:rsidR="001C7CDF" w:rsidRPr="00D909C8" w:rsidRDefault="001C7CDF" w:rsidP="001C7CDF">
            <w:pPr>
              <w:jc w:val="center"/>
              <w:rPr>
                <w:rFonts w:ascii="맑은 고딕" w:eastAsia="맑은 고딕" w:hAnsi="맑은 고딕"/>
                <w:b/>
                <w:sz w:val="40"/>
                <w:szCs w:val="40"/>
              </w:rPr>
            </w:pPr>
            <w:r>
              <w:rPr>
                <w:sz w:val="40"/>
                <w:szCs w:val="40"/>
              </w:rPr>
              <w:br w:type="page"/>
            </w:r>
            <w:r>
              <w:rPr>
                <w:rFonts w:ascii="맑은 고딕" w:eastAsia="맑은 고딕" w:hAnsi="맑은 고딕" w:hint="eastAsia"/>
                <w:b/>
                <w:sz w:val="40"/>
                <w:szCs w:val="40"/>
              </w:rPr>
              <w:t xml:space="preserve">IT서비스 </w:t>
            </w:r>
            <w:r w:rsidRPr="00FA5212">
              <w:rPr>
                <w:rFonts w:ascii="맑은 고딕" w:eastAsia="맑은 고딕" w:hAnsi="맑은 고딕" w:hint="eastAsia"/>
                <w:b/>
                <w:sz w:val="40"/>
                <w:szCs w:val="40"/>
              </w:rPr>
              <w:t>계약서</w:t>
            </w:r>
          </w:p>
        </w:tc>
      </w:tr>
      <w:tr w:rsidR="001C7CDF" w:rsidRPr="002B0E23" w14:paraId="7E810E71" w14:textId="77777777" w:rsidTr="007D7937">
        <w:trPr>
          <w:trHeight w:val="1682"/>
        </w:trPr>
        <w:tc>
          <w:tcPr>
            <w:tcW w:w="9828" w:type="dxa"/>
            <w:gridSpan w:val="3"/>
            <w:vAlign w:val="center"/>
          </w:tcPr>
          <w:p w14:paraId="7CAC713C" w14:textId="066846C1" w:rsidR="001C7CDF" w:rsidRPr="007D7937" w:rsidRDefault="001C7CDF" w:rsidP="007D7937">
            <w:pPr>
              <w:ind w:firstLineChars="50" w:firstLine="110"/>
              <w:rPr>
                <w:rFonts w:ascii="맑은 고딕" w:eastAsia="맑은 고딕" w:hAnsi="맑은 고딕"/>
                <w:b/>
                <w:sz w:val="22"/>
              </w:rPr>
            </w:pPr>
            <w:r w:rsidRPr="007D7937">
              <w:rPr>
                <w:rFonts w:ascii="맑은 고딕" w:eastAsia="맑은 고딕" w:hAnsi="맑은 고딕" w:hint="eastAsia"/>
                <w:b/>
                <w:sz w:val="22"/>
              </w:rPr>
              <w:t>갑과</w:t>
            </w:r>
            <w:r w:rsidRPr="007D7937">
              <w:rPr>
                <w:rFonts w:ascii="맑은 고딕" w:eastAsia="맑은 고딕" w:hAnsi="맑은 고딕"/>
                <w:b/>
                <w:sz w:val="22"/>
              </w:rPr>
              <w:t xml:space="preserve"> 을은 상호 대등한 입장에서 붙임의 계약문서에 의하여 위 용역계약을 체결하고 신의에 따라 성실히 계약상 의무를 이행할 것을 확약하며, 이 계약의 증거로 계약서를 작성하여 당사자가 기명</w:t>
            </w:r>
            <w:ins w:id="0" w:author="yrbae" w:date="2022-03-15T08:55:00Z">
              <w:r w:rsidR="007272ED">
                <w:rPr>
                  <w:rFonts w:ascii="맑은 고딕" w:eastAsia="맑은 고딕" w:hAnsi="맑은 고딕" w:hint="eastAsia"/>
                  <w:b/>
                  <w:sz w:val="22"/>
                </w:rPr>
                <w:t xml:space="preserve"> </w:t>
              </w:r>
            </w:ins>
            <w:r w:rsidRPr="007D7937">
              <w:rPr>
                <w:rFonts w:ascii="맑은 고딕" w:eastAsia="맑은 고딕" w:hAnsi="맑은 고딕"/>
                <w:b/>
                <w:sz w:val="22"/>
              </w:rPr>
              <w:t>날인한 후 각각 1통씩 보관한다.</w:t>
            </w:r>
          </w:p>
        </w:tc>
      </w:tr>
      <w:tr w:rsidR="001C7CDF" w:rsidRPr="00005A03" w14:paraId="364A25B1" w14:textId="77777777" w:rsidTr="007D7937">
        <w:trPr>
          <w:trHeight w:val="854"/>
        </w:trPr>
        <w:tc>
          <w:tcPr>
            <w:tcW w:w="2088" w:type="dxa"/>
            <w:vAlign w:val="center"/>
          </w:tcPr>
          <w:p w14:paraId="38140ACC" w14:textId="77777777" w:rsidR="001C7CDF" w:rsidRPr="007D7937" w:rsidRDefault="001C7CDF" w:rsidP="000E7603">
            <w:pPr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 w:rsidRPr="007D7937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계 약 명</w:t>
            </w:r>
          </w:p>
        </w:tc>
        <w:tc>
          <w:tcPr>
            <w:tcW w:w="7740" w:type="dxa"/>
            <w:gridSpan w:val="2"/>
            <w:vAlign w:val="center"/>
          </w:tcPr>
          <w:p w14:paraId="73EF16C9" w14:textId="24D5D1D5" w:rsidR="001C7CDF" w:rsidRPr="007D7937" w:rsidRDefault="001A733D">
            <w:pPr>
              <w:rPr>
                <w:rFonts w:ascii="맑은 고딕" w:eastAsia="맑은 고딕" w:hAnsi="맑은 고딕"/>
                <w:b/>
                <w:sz w:val="22"/>
              </w:rPr>
            </w:pPr>
            <w:del w:id="1" w:author="ybcho2" w:date="2022-09-02T14:34:00Z">
              <w:r w:rsidDel="003C1FBB">
                <w:rPr>
                  <w:rFonts w:ascii="맑은 고딕" w:eastAsia="맑은 고딕" w:hAnsi="맑은 고딕"/>
                  <w:b/>
                  <w:sz w:val="22"/>
                </w:rPr>
                <w:delText>㈜</w:delText>
              </w:r>
              <w:r w:rsidDel="003C1FBB">
                <w:rPr>
                  <w:rFonts w:ascii="맑은 고딕" w:eastAsia="맑은 고딕" w:hAnsi="맑은 고딕" w:hint="eastAsia"/>
                  <w:b/>
                  <w:sz w:val="22"/>
                </w:rPr>
                <w:delText xml:space="preserve"> </w:delText>
              </w:r>
              <w:r w:rsidR="00D22D04" w:rsidDel="003C1FBB">
                <w:rPr>
                  <w:rFonts w:ascii="맑은 고딕" w:eastAsia="맑은 고딕" w:hAnsi="맑은 고딕" w:hint="eastAsia"/>
                  <w:b/>
                  <w:sz w:val="22"/>
                </w:rPr>
                <w:delText>글로벌스탠다드테크놀로지</w:delText>
              </w:r>
              <w:r w:rsidR="001C7CDF" w:rsidRPr="007D7937" w:rsidDel="003C1FBB">
                <w:rPr>
                  <w:rFonts w:ascii="맑은 고딕" w:eastAsia="맑은 고딕" w:hAnsi="맑은 고딕"/>
                  <w:b/>
                  <w:sz w:val="22"/>
                </w:rPr>
                <w:delText xml:space="preserve"> </w:delText>
              </w:r>
            </w:del>
            <w:ins w:id="2" w:author="ybcho2" w:date="2022-09-02T13:38:00Z">
              <w:r w:rsidR="003E6618">
                <w:rPr>
                  <w:rFonts w:ascii="맑은 고딕" w:eastAsia="맑은 고딕" w:hAnsi="맑은 고딕" w:hint="eastAsia"/>
                  <w:b/>
                  <w:sz w:val="22"/>
                </w:rPr>
                <w:t xml:space="preserve">웹시스템 </w:t>
              </w:r>
            </w:ins>
            <w:r w:rsidR="001C7CDF" w:rsidRPr="007D7937">
              <w:rPr>
                <w:rFonts w:ascii="맑은 고딕" w:eastAsia="맑은 고딕" w:hAnsi="맑은 고딕"/>
                <w:b/>
                <w:sz w:val="22"/>
              </w:rPr>
              <w:t>IT서비스 계약</w:t>
            </w:r>
          </w:p>
        </w:tc>
      </w:tr>
      <w:tr w:rsidR="001C7CDF" w:rsidRPr="00D909C8" w14:paraId="031EBCA1" w14:textId="77777777" w:rsidTr="007D7937">
        <w:trPr>
          <w:trHeight w:val="981"/>
        </w:trPr>
        <w:tc>
          <w:tcPr>
            <w:tcW w:w="2088" w:type="dxa"/>
            <w:vAlign w:val="center"/>
          </w:tcPr>
          <w:p w14:paraId="5594B6C4" w14:textId="77777777" w:rsidR="001C7CDF" w:rsidRPr="007D7937" w:rsidRDefault="001C7CDF" w:rsidP="000E7603">
            <w:pPr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 w:rsidRPr="007D7937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계약 일자</w:t>
            </w:r>
          </w:p>
        </w:tc>
        <w:tc>
          <w:tcPr>
            <w:tcW w:w="7740" w:type="dxa"/>
            <w:gridSpan w:val="2"/>
            <w:vAlign w:val="center"/>
          </w:tcPr>
          <w:p w14:paraId="45345146" w14:textId="724417DC" w:rsidR="001C7CDF" w:rsidRPr="008A1AD2" w:rsidRDefault="00054ECF" w:rsidP="005D7DB6">
            <w:pPr>
              <w:rPr>
                <w:rFonts w:ascii="맑은 고딕" w:eastAsia="맑은 고딕" w:hAnsi="맑은 고딕"/>
                <w:b/>
                <w:sz w:val="22"/>
                <w:highlight w:val="yellow"/>
              </w:rPr>
            </w:pPr>
            <w:r w:rsidRPr="00066BBE">
              <w:rPr>
                <w:rFonts w:ascii="맑은 고딕" w:eastAsia="맑은 고딕" w:hAnsi="맑은 고딕" w:hint="eastAsia"/>
                <w:b/>
                <w:sz w:val="22"/>
              </w:rPr>
              <w:t>20</w:t>
            </w:r>
            <w:r w:rsidR="008A1AD2" w:rsidRPr="00066BBE">
              <w:rPr>
                <w:rFonts w:ascii="맑은 고딕" w:eastAsia="맑은 고딕" w:hAnsi="맑은 고딕"/>
                <w:b/>
                <w:sz w:val="22"/>
              </w:rPr>
              <w:t>2</w:t>
            </w:r>
            <w:ins w:id="3" w:author="yrbae" w:date="2022-03-14T14:22:00Z">
              <w:del w:id="4" w:author="강석남 부장" w:date="2023-04-12T11:10:00Z">
                <w:r w:rsidR="00613687" w:rsidDel="00930E69">
                  <w:rPr>
                    <w:rFonts w:ascii="맑은 고딕" w:eastAsia="맑은 고딕" w:hAnsi="맑은 고딕"/>
                    <w:b/>
                    <w:sz w:val="22"/>
                  </w:rPr>
                  <w:delText>2</w:delText>
                </w:r>
              </w:del>
            </w:ins>
            <w:ins w:id="5" w:author="강석남 부장" w:date="2026-01-13T12:47:00Z" w16du:dateUtc="2026-01-13T03:47:00Z">
              <w:r w:rsidR="00A825BF">
                <w:rPr>
                  <w:rFonts w:ascii="맑은 고딕" w:eastAsia="맑은 고딕" w:hAnsi="맑은 고딕" w:hint="eastAsia"/>
                  <w:b/>
                  <w:sz w:val="22"/>
                </w:rPr>
                <w:t>6</w:t>
              </w:r>
            </w:ins>
            <w:del w:id="6" w:author="yrbae" w:date="2022-03-14T14:22:00Z">
              <w:r w:rsidR="00DC5BC9" w:rsidDel="00613687">
                <w:rPr>
                  <w:rFonts w:ascii="맑은 고딕" w:eastAsia="맑은 고딕" w:hAnsi="맑은 고딕"/>
                  <w:b/>
                  <w:sz w:val="22"/>
                </w:rPr>
                <w:delText>1</w:delText>
              </w:r>
            </w:del>
            <w:r w:rsidR="001C7CDF" w:rsidRPr="00066BBE">
              <w:rPr>
                <w:rFonts w:ascii="맑은 고딕" w:eastAsia="맑은 고딕" w:hAnsi="맑은 고딕" w:hint="eastAsia"/>
                <w:b/>
                <w:sz w:val="22"/>
              </w:rPr>
              <w:t xml:space="preserve">년 </w:t>
            </w:r>
            <w:ins w:id="7" w:author="강석남 부장" w:date="2026-01-13T12:47:00Z" w16du:dateUtc="2026-01-13T03:47:00Z">
              <w:r w:rsidR="00A825BF">
                <w:rPr>
                  <w:rFonts w:ascii="맑은 고딕" w:eastAsia="맑은 고딕" w:hAnsi="맑은 고딕" w:hint="eastAsia"/>
                  <w:b/>
                  <w:sz w:val="22"/>
                </w:rPr>
                <w:t>1</w:t>
              </w:r>
            </w:ins>
            <w:del w:id="8" w:author="ybcho2" w:date="2022-09-02T13:38:00Z">
              <w:r w:rsidR="00D22D04" w:rsidDel="003E6618">
                <w:rPr>
                  <w:rFonts w:ascii="맑은 고딕" w:eastAsia="맑은 고딕" w:hAnsi="맑은 고딕" w:hint="eastAsia"/>
                  <w:b/>
                  <w:sz w:val="22"/>
                </w:rPr>
                <w:delText>4</w:delText>
              </w:r>
            </w:del>
            <w:ins w:id="9" w:author="ybcho2" w:date="2022-09-02T13:38:00Z">
              <w:del w:id="10" w:author="강석남 부장" w:date="2023-04-12T11:11:00Z">
                <w:r w:rsidR="003E6618" w:rsidDel="00930E69">
                  <w:rPr>
                    <w:rFonts w:ascii="맑은 고딕" w:eastAsia="맑은 고딕" w:hAnsi="맑은 고딕"/>
                    <w:b/>
                    <w:sz w:val="22"/>
                  </w:rPr>
                  <w:delText>9</w:delText>
                </w:r>
              </w:del>
            </w:ins>
            <w:r w:rsidR="001C7CDF" w:rsidRPr="00066BBE">
              <w:rPr>
                <w:rFonts w:ascii="맑은 고딕" w:eastAsia="맑은 고딕" w:hAnsi="맑은 고딕" w:hint="eastAsia"/>
                <w:b/>
                <w:sz w:val="22"/>
              </w:rPr>
              <w:t>월</w:t>
            </w:r>
            <w:r w:rsidR="00434480" w:rsidRPr="00066BBE">
              <w:rPr>
                <w:rFonts w:ascii="맑은 고딕" w:eastAsia="맑은 고딕" w:hAnsi="맑은 고딕" w:hint="eastAsia"/>
                <w:b/>
                <w:sz w:val="22"/>
              </w:rPr>
              <w:t xml:space="preserve"> </w:t>
            </w:r>
            <w:ins w:id="11" w:author="강석남 부장" w:date="2026-01-13T12:47:00Z" w16du:dateUtc="2026-01-13T03:47:00Z">
              <w:r w:rsidR="00A825BF">
                <w:rPr>
                  <w:rFonts w:ascii="맑은 고딕" w:eastAsia="맑은 고딕" w:hAnsi="맑은 고딕" w:hint="eastAsia"/>
                  <w:b/>
                  <w:sz w:val="22"/>
                </w:rPr>
                <w:t>13</w:t>
              </w:r>
            </w:ins>
            <w:del w:id="12" w:author="ybcho2" w:date="2022-09-02T13:38:00Z">
              <w:r w:rsidR="00DC5BC9" w:rsidDel="003E6618">
                <w:rPr>
                  <w:rFonts w:ascii="맑은 고딕" w:eastAsia="맑은 고딕" w:hAnsi="맑은 고딕"/>
                  <w:b/>
                  <w:sz w:val="22"/>
                </w:rPr>
                <w:delText>1</w:delText>
              </w:r>
            </w:del>
            <w:del w:id="13" w:author="yrbae" w:date="2022-03-14T14:22:00Z">
              <w:r w:rsidR="00DC5BC9" w:rsidDel="00613687">
                <w:rPr>
                  <w:rFonts w:ascii="맑은 고딕" w:eastAsia="맑은 고딕" w:hAnsi="맑은 고딕"/>
                  <w:b/>
                  <w:sz w:val="22"/>
                </w:rPr>
                <w:delText>7</w:delText>
              </w:r>
            </w:del>
            <w:ins w:id="14" w:author="yrbae" w:date="2022-03-14T14:22:00Z">
              <w:del w:id="15" w:author="강석남 부장" w:date="2023-04-12T11:12:00Z">
                <w:r w:rsidR="00613687" w:rsidDel="00930E69">
                  <w:rPr>
                    <w:rFonts w:ascii="맑은 고딕" w:eastAsia="맑은 고딕" w:hAnsi="맑은 고딕"/>
                    <w:b/>
                    <w:sz w:val="22"/>
                  </w:rPr>
                  <w:delText>5</w:delText>
                </w:r>
              </w:del>
            </w:ins>
            <w:r w:rsidR="001C7CDF" w:rsidRPr="00066BBE">
              <w:rPr>
                <w:rFonts w:ascii="맑은 고딕" w:eastAsia="맑은 고딕" w:hAnsi="맑은 고딕" w:hint="eastAsia"/>
                <w:b/>
                <w:sz w:val="22"/>
              </w:rPr>
              <w:t>일</w:t>
            </w:r>
          </w:p>
        </w:tc>
      </w:tr>
      <w:tr w:rsidR="007D7937" w:rsidRPr="00D909C8" w14:paraId="0FE6F6B1" w14:textId="77777777" w:rsidTr="007D7937">
        <w:trPr>
          <w:trHeight w:val="1264"/>
        </w:trPr>
        <w:tc>
          <w:tcPr>
            <w:tcW w:w="2088" w:type="dxa"/>
            <w:vAlign w:val="center"/>
          </w:tcPr>
          <w:p w14:paraId="4D3729EE" w14:textId="77777777" w:rsidR="007D7937" w:rsidRPr="007D7937" w:rsidRDefault="007D7937" w:rsidP="000E7603">
            <w:pPr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 w:rsidRPr="007D7937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계약 금액</w:t>
            </w:r>
          </w:p>
        </w:tc>
        <w:tc>
          <w:tcPr>
            <w:tcW w:w="7740" w:type="dxa"/>
            <w:gridSpan w:val="2"/>
            <w:vAlign w:val="center"/>
          </w:tcPr>
          <w:p w14:paraId="317C961B" w14:textId="6EC97F21" w:rsidR="00140622" w:rsidRPr="007D7937" w:rsidRDefault="00140622" w:rsidP="00140622">
            <w:pPr>
              <w:spacing w:line="276" w:lineRule="auto"/>
              <w:rPr>
                <w:ins w:id="16" w:author="조 영봉" w:date="2021-04-27T13:33:00Z"/>
                <w:rFonts w:ascii="맑은 고딕" w:eastAsia="맑은 고딕" w:hAnsi="맑은 고딕"/>
                <w:b/>
                <w:sz w:val="22"/>
              </w:rPr>
            </w:pPr>
            <w:ins w:id="17" w:author="조 영봉" w:date="2021-04-27T13:33:00Z">
              <w:r>
                <w:rPr>
                  <w:rFonts w:ascii="맑은 고딕" w:eastAsia="맑은 고딕" w:hAnsi="맑은 고딕" w:hint="eastAsia"/>
                  <w:b/>
                  <w:sz w:val="22"/>
                </w:rPr>
                <w:t xml:space="preserve">일금 </w:t>
              </w:r>
            </w:ins>
            <w:proofErr w:type="spellStart"/>
            <w:ins w:id="18" w:author="강석남 부장" w:date="2026-01-13T12:47:00Z" w16du:dateUtc="2026-01-13T03:47:00Z">
              <w:r w:rsidR="00A825BF">
                <w:rPr>
                  <w:rFonts w:ascii="맑은 고딕" w:eastAsia="맑은 고딕" w:hAnsi="맑은 고딕" w:hint="eastAsia"/>
                  <w:b/>
                  <w:sz w:val="22"/>
                </w:rPr>
                <w:t>일억삼천구백구십만원</w:t>
              </w:r>
            </w:ins>
            <w:ins w:id="19" w:author="조 영봉" w:date="2021-04-27T13:33:00Z">
              <w:del w:id="20" w:author="ybcho2" w:date="2022-09-02T13:38:00Z">
                <w:r w:rsidDel="003E6618">
                  <w:rPr>
                    <w:rFonts w:ascii="맑은 고딕" w:eastAsia="맑은 고딕" w:hAnsi="맑은 고딕" w:hint="eastAsia"/>
                    <w:b/>
                    <w:sz w:val="22"/>
                  </w:rPr>
                  <w:delText>일십</w:delText>
                </w:r>
                <w:r w:rsidR="003E6618" w:rsidDel="003E6618">
                  <w:rPr>
                    <w:rFonts w:ascii="맑은 고딕" w:eastAsia="맑은 고딕" w:hAnsi="맑은 고딕" w:hint="eastAsia"/>
                    <w:b/>
                    <w:sz w:val="22"/>
                  </w:rPr>
                  <w:delText>이</w:delText>
                </w:r>
              </w:del>
            </w:ins>
            <w:ins w:id="21" w:author="yrbae" w:date="2022-03-29T13:25:00Z">
              <w:del w:id="22" w:author="ybcho2" w:date="2022-09-02T13:38:00Z">
                <w:r w:rsidR="003E6618" w:rsidDel="003E6618">
                  <w:rPr>
                    <w:rFonts w:ascii="맑은 고딕" w:eastAsia="맑은 고딕" w:hAnsi="맑은 고딕" w:hint="eastAsia"/>
                    <w:b/>
                    <w:sz w:val="22"/>
                  </w:rPr>
                  <w:delText>사</w:delText>
                </w:r>
              </w:del>
            </w:ins>
            <w:ins w:id="23" w:author="ybcho" w:date="2022-03-30T10:38:00Z">
              <w:del w:id="24" w:author="ybcho2" w:date="2022-09-02T13:38:00Z">
                <w:r w:rsidR="003E6618" w:rsidDel="003E6618">
                  <w:rPr>
                    <w:rFonts w:ascii="맑은 고딕" w:eastAsia="맑은 고딕" w:hAnsi="맑은 고딕" w:hint="eastAsia"/>
                    <w:b/>
                    <w:sz w:val="22"/>
                  </w:rPr>
                  <w:delText>오</w:delText>
                </w:r>
              </w:del>
            </w:ins>
            <w:ins w:id="25" w:author="yrbae" w:date="2022-03-31T13:48:00Z">
              <w:del w:id="26" w:author="ybcho2" w:date="2022-09-02T13:38:00Z">
                <w:r w:rsidR="003E6618" w:rsidDel="003E6618">
                  <w:rPr>
                    <w:rFonts w:ascii="맑은 고딕" w:eastAsia="맑은 고딕" w:hAnsi="맑은 고딕" w:hint="eastAsia"/>
                    <w:b/>
                    <w:sz w:val="22"/>
                  </w:rPr>
                  <w:delText>사</w:delText>
                </w:r>
              </w:del>
            </w:ins>
            <w:ins w:id="27" w:author="ybcho2" w:date="2022-09-02T13:38:00Z">
              <w:del w:id="28" w:author="강석남 부장" w:date="2023-11-06T14:39:00Z">
                <w:r w:rsidR="003E6618" w:rsidDel="00D67849">
                  <w:rPr>
                    <w:rFonts w:ascii="맑은 고딕" w:eastAsia="맑은 고딕" w:hAnsi="맑은 고딕" w:hint="eastAsia"/>
                    <w:b/>
                    <w:sz w:val="22"/>
                  </w:rPr>
                  <w:delText>일</w:delText>
                </w:r>
              </w:del>
            </w:ins>
            <w:ins w:id="29" w:author="조 영봉" w:date="2021-04-27T13:33:00Z">
              <w:del w:id="30" w:author="강석남 부장" w:date="2023-11-06T14:39:00Z">
                <w:r w:rsidDel="00D67849">
                  <w:rPr>
                    <w:rFonts w:ascii="맑은 고딕" w:eastAsia="맑은 고딕" w:hAnsi="맑은 고딕" w:hint="eastAsia"/>
                    <w:b/>
                    <w:sz w:val="22"/>
                  </w:rPr>
                  <w:delText>억</w:delText>
                </w:r>
              </w:del>
              <w:del w:id="31" w:author="ybcho2" w:date="2022-09-02T13:38:00Z">
                <w:r w:rsidDel="003E6618">
                  <w:rPr>
                    <w:rFonts w:ascii="맑은 고딕" w:eastAsia="맑은 고딕" w:hAnsi="맑은 고딕" w:hint="eastAsia"/>
                    <w:b/>
                    <w:sz w:val="22"/>
                  </w:rPr>
                  <w:delText>사</w:delText>
                </w:r>
              </w:del>
            </w:ins>
            <w:ins w:id="32" w:author="yrbae" w:date="2022-03-31T13:48:00Z">
              <w:del w:id="33" w:author="ybcho2" w:date="2022-09-02T13:38:00Z">
                <w:r w:rsidR="00DE76FC" w:rsidDel="003E6618">
                  <w:rPr>
                    <w:rFonts w:ascii="맑은 고딕" w:eastAsia="맑은 고딕" w:hAnsi="맑은 고딕" w:hint="eastAsia"/>
                    <w:b/>
                    <w:sz w:val="22"/>
                  </w:rPr>
                  <w:delText>칠</w:delText>
                </w:r>
              </w:del>
            </w:ins>
            <w:ins w:id="34" w:author="ybcho2" w:date="2022-09-02T13:38:00Z">
              <w:del w:id="35" w:author="강석남 부장" w:date="2023-04-12T11:13:00Z">
                <w:r w:rsidR="003E6618" w:rsidDel="00930E69">
                  <w:rPr>
                    <w:rFonts w:ascii="맑은 고딕" w:eastAsia="맑은 고딕" w:hAnsi="맑은 고딕" w:hint="eastAsia"/>
                    <w:b/>
                    <w:sz w:val="22"/>
                  </w:rPr>
                  <w:delText>오</w:delText>
                </w:r>
              </w:del>
            </w:ins>
            <w:ins w:id="36" w:author="조 영봉" w:date="2021-04-27T13:33:00Z">
              <w:del w:id="37" w:author="강석남 부장" w:date="2023-04-12T11:13:00Z">
                <w:r w:rsidDel="00930E69">
                  <w:rPr>
                    <w:rFonts w:ascii="맑은 고딕" w:eastAsia="맑은 고딕" w:hAnsi="맑은 고딕" w:hint="eastAsia"/>
                    <w:b/>
                    <w:sz w:val="22"/>
                  </w:rPr>
                  <w:delText>천</w:delText>
                </w:r>
              </w:del>
              <w:del w:id="38" w:author="yrbae" w:date="2022-03-14T14:23:00Z">
                <w:r w:rsidDel="00613687">
                  <w:rPr>
                    <w:rFonts w:ascii="맑은 고딕" w:eastAsia="맑은 고딕" w:hAnsi="맑은 고딕" w:hint="eastAsia"/>
                    <w:b/>
                    <w:sz w:val="22"/>
                  </w:rPr>
                  <w:delText>삼</w:delText>
                </w:r>
              </w:del>
            </w:ins>
            <w:ins w:id="39" w:author="yrbae" w:date="2022-03-29T13:25:00Z">
              <w:del w:id="40" w:author="ybcho" w:date="2022-03-30T10:38:00Z">
                <w:r w:rsidR="00803508" w:rsidDel="000D72ED">
                  <w:rPr>
                    <w:rFonts w:ascii="맑은 고딕" w:eastAsia="맑은 고딕" w:hAnsi="맑은 고딕" w:hint="eastAsia"/>
                    <w:b/>
                    <w:sz w:val="22"/>
                  </w:rPr>
                  <w:delText>오</w:delText>
                </w:r>
              </w:del>
            </w:ins>
            <w:ins w:id="41" w:author="조 영봉" w:date="2021-04-27T13:33:00Z">
              <w:del w:id="42" w:author="ybcho2" w:date="2022-09-02T13:38:00Z">
                <w:r w:rsidDel="003E6618">
                  <w:rPr>
                    <w:rFonts w:ascii="맑은 고딕" w:eastAsia="맑은 고딕" w:hAnsi="맑은 고딕" w:hint="eastAsia"/>
                    <w:b/>
                    <w:sz w:val="22"/>
                  </w:rPr>
                  <w:delText>백</w:delText>
                </w:r>
              </w:del>
            </w:ins>
            <w:ins w:id="43" w:author="yrbae" w:date="2022-03-29T13:25:00Z">
              <w:del w:id="44" w:author="ybcho2" w:date="2022-09-02T13:38:00Z">
                <w:r w:rsidR="00803508" w:rsidDel="003E6618">
                  <w:rPr>
                    <w:rFonts w:ascii="맑은 고딕" w:eastAsia="맑은 고딕" w:hAnsi="맑은 고딕" w:hint="eastAsia"/>
                    <w:b/>
                    <w:sz w:val="22"/>
                  </w:rPr>
                  <w:delText>구</w:delText>
                </w:r>
              </w:del>
            </w:ins>
            <w:ins w:id="45" w:author="yrbae" w:date="2022-03-14T14:23:00Z">
              <w:del w:id="46" w:author="ybcho2" w:date="2022-09-02T13:38:00Z">
                <w:r w:rsidR="00613687" w:rsidDel="003E6618">
                  <w:rPr>
                    <w:rFonts w:ascii="맑은 고딕" w:eastAsia="맑은 고딕" w:hAnsi="맑은 고딕" w:hint="eastAsia"/>
                    <w:b/>
                    <w:sz w:val="22"/>
                  </w:rPr>
                  <w:delText>십</w:delText>
                </w:r>
              </w:del>
            </w:ins>
            <w:ins w:id="47" w:author="yrbae" w:date="2022-03-29T13:25:00Z">
              <w:del w:id="48" w:author="ybcho2" w:date="2022-09-02T13:38:00Z">
                <w:r w:rsidR="00803508" w:rsidDel="003E6618">
                  <w:rPr>
                    <w:rFonts w:ascii="맑은 고딕" w:eastAsia="맑은 고딕" w:hAnsi="맑은 고딕" w:hint="eastAsia"/>
                    <w:b/>
                    <w:sz w:val="22"/>
                  </w:rPr>
                  <w:delText>이</w:delText>
                </w:r>
              </w:del>
              <w:del w:id="49" w:author="강석남 부장" w:date="2023-04-12T11:13:00Z">
                <w:r w:rsidR="00803508" w:rsidDel="00930E69">
                  <w:rPr>
                    <w:rFonts w:ascii="맑은 고딕" w:eastAsia="맑은 고딕" w:hAnsi="맑은 고딕" w:hint="eastAsia"/>
                    <w:b/>
                    <w:sz w:val="22"/>
                  </w:rPr>
                  <w:delText>만</w:delText>
                </w:r>
              </w:del>
            </w:ins>
            <w:ins w:id="50" w:author="조 영봉" w:date="2021-04-27T13:33:00Z">
              <w:del w:id="51" w:author="yrbae" w:date="2022-03-14T14:23:00Z">
                <w:r w:rsidDel="00613687">
                  <w:rPr>
                    <w:rFonts w:ascii="맑은 고딕" w:eastAsia="맑은 고딕" w:hAnsi="맑은 고딕" w:hint="eastAsia"/>
                    <w:b/>
                    <w:sz w:val="22"/>
                  </w:rPr>
                  <w:delText>이십사만</w:delText>
                </w:r>
              </w:del>
              <w:del w:id="52" w:author="강석남 부장" w:date="2023-04-12T11:13:00Z">
                <w:r w:rsidDel="00930E69">
                  <w:rPr>
                    <w:rFonts w:ascii="맑은 고딕" w:eastAsia="맑은 고딕" w:hAnsi="맑은 고딕" w:hint="eastAsia"/>
                    <w:b/>
                    <w:sz w:val="22"/>
                  </w:rPr>
                  <w:delText>원</w:delText>
                </w:r>
              </w:del>
              <w:del w:id="53" w:author="강석남 부장" w:date="2023-11-06T14:40:00Z">
                <w:r w:rsidDel="00D67849">
                  <w:rPr>
                    <w:rFonts w:ascii="맑은 고딕" w:eastAsia="맑은 고딕" w:hAnsi="맑은 고딕" w:hint="eastAsia"/>
                    <w:b/>
                    <w:sz w:val="22"/>
                  </w:rPr>
                  <w:delText xml:space="preserve"> </w:delText>
                </w:r>
              </w:del>
              <w:r>
                <w:rPr>
                  <w:rFonts w:ascii="맑은 고딕" w:eastAsia="맑은 고딕" w:hAnsi="맑은 고딕" w:hint="eastAsia"/>
                  <w:b/>
                  <w:sz w:val="22"/>
                </w:rPr>
                <w:t>정</w:t>
              </w:r>
              <w:proofErr w:type="spellEnd"/>
              <w:del w:id="54" w:author="강석남 부장" w:date="2023-11-06T14:40:00Z">
                <w:r w:rsidDel="00D67849">
                  <w:rPr>
                    <w:rFonts w:ascii="맑은 고딕" w:eastAsia="맑은 고딕" w:hAnsi="맑은 고딕" w:hint="eastAsia"/>
                    <w:b/>
                    <w:sz w:val="22"/>
                  </w:rPr>
                  <w:delText xml:space="preserve"> </w:delText>
                </w:r>
              </w:del>
              <w:r w:rsidRPr="007D7937">
                <w:rPr>
                  <w:rFonts w:ascii="맑은 고딕" w:eastAsia="맑은 고딕" w:hAnsi="맑은 고딕" w:hint="eastAsia"/>
                  <w:b/>
                  <w:sz w:val="22"/>
                </w:rPr>
                <w:t>(부가세별도)</w:t>
              </w:r>
            </w:ins>
          </w:p>
          <w:p w14:paraId="58506734" w14:textId="40B09ADF" w:rsidR="0079726D" w:rsidRPr="007D7937" w:rsidDel="00140622" w:rsidRDefault="00140622" w:rsidP="00140622">
            <w:pPr>
              <w:spacing w:line="276" w:lineRule="auto"/>
              <w:rPr>
                <w:del w:id="55" w:author="조 영봉" w:date="2021-04-27T13:33:00Z"/>
                <w:rFonts w:ascii="맑은 고딕" w:eastAsia="맑은 고딕" w:hAnsi="맑은 고딕"/>
                <w:b/>
                <w:sz w:val="22"/>
              </w:rPr>
            </w:pPr>
            <w:ins w:id="56" w:author="조 영봉" w:date="2021-04-27T13:33:00Z">
              <w:r w:rsidRPr="007D7937">
                <w:rPr>
                  <w:rFonts w:ascii="맑은 고딕" w:eastAsia="맑은 고딕" w:hAnsi="맑은 고딕"/>
                  <w:b/>
                  <w:sz w:val="22"/>
                </w:rPr>
                <w:t>\</w:t>
              </w:r>
              <w:r>
                <w:rPr>
                  <w:rFonts w:ascii="맑은 고딕" w:eastAsia="맑은 고딕" w:hAnsi="맑은 고딕" w:hint="eastAsia"/>
                  <w:b/>
                  <w:sz w:val="22"/>
                </w:rPr>
                <w:t xml:space="preserve"> </w:t>
              </w:r>
              <w:del w:id="57" w:author="ybcho2" w:date="2022-09-02T13:38:00Z">
                <w:r w:rsidDel="003E6618">
                  <w:rPr>
                    <w:rFonts w:ascii="맑은 고딕" w:eastAsia="맑은 고딕" w:hAnsi="맑은 고딕" w:hint="eastAsia"/>
                    <w:b/>
                    <w:sz w:val="22"/>
                  </w:rPr>
                  <w:delText>1,243</w:delText>
                </w:r>
              </w:del>
            </w:ins>
            <w:ins w:id="58" w:author="yrbae" w:date="2022-03-29T13:25:00Z">
              <w:del w:id="59" w:author="ybcho2" w:date="2022-09-02T13:38:00Z">
                <w:r w:rsidR="00803508" w:rsidDel="003E6618">
                  <w:rPr>
                    <w:rFonts w:ascii="맑은 고딕" w:eastAsia="맑은 고딕" w:hAnsi="맑은 고딕"/>
                    <w:b/>
                    <w:sz w:val="22"/>
                  </w:rPr>
                  <w:delText>455</w:delText>
                </w:r>
              </w:del>
            </w:ins>
            <w:ins w:id="60" w:author="yrbae" w:date="2022-03-31T13:48:00Z">
              <w:del w:id="61" w:author="ybcho2" w:date="2022-09-02T13:38:00Z">
                <w:r w:rsidR="00DE76FC" w:rsidDel="003E6618">
                  <w:rPr>
                    <w:rFonts w:ascii="맑은 고딕" w:eastAsia="맑은 고딕" w:hAnsi="맑은 고딕"/>
                    <w:b/>
                    <w:sz w:val="22"/>
                  </w:rPr>
                  <w:delText>47</w:delText>
                </w:r>
              </w:del>
            </w:ins>
            <w:ins w:id="62" w:author="ybcho" w:date="2022-03-30T10:38:00Z">
              <w:del w:id="63" w:author="ybcho2" w:date="2022-09-02T13:38:00Z">
                <w:r w:rsidR="000D72ED" w:rsidDel="003E6618">
                  <w:rPr>
                    <w:rFonts w:ascii="맑은 고딕" w:eastAsia="맑은 고딕" w:hAnsi="맑은 고딕"/>
                    <w:b/>
                    <w:sz w:val="22"/>
                  </w:rPr>
                  <w:delText>551</w:delText>
                </w:r>
              </w:del>
            </w:ins>
            <w:ins w:id="64" w:author="ybcho2" w:date="2022-09-02T13:38:00Z">
              <w:del w:id="65" w:author="강석남 부장" w:date="2023-11-06T14:39:00Z">
                <w:r w:rsidR="003E6618" w:rsidDel="00D67849">
                  <w:rPr>
                    <w:rFonts w:ascii="맑은 고딕" w:eastAsia="맑은 고딕" w:hAnsi="맑은 고딕"/>
                    <w:b/>
                    <w:sz w:val="22"/>
                  </w:rPr>
                  <w:delText>1</w:delText>
                </w:r>
              </w:del>
              <w:del w:id="66" w:author="강석남 부장" w:date="2023-04-12T11:12:00Z">
                <w:r w:rsidR="003E6618" w:rsidDel="00930E69">
                  <w:rPr>
                    <w:rFonts w:ascii="맑은 고딕" w:eastAsia="맑은 고딕" w:hAnsi="맑은 고딕"/>
                    <w:b/>
                    <w:sz w:val="22"/>
                  </w:rPr>
                  <w:delText>50</w:delText>
                </w:r>
              </w:del>
            </w:ins>
            <w:ins w:id="67" w:author="조 영봉" w:date="2021-04-27T13:33:00Z">
              <w:del w:id="68" w:author="강석남 부장" w:date="2023-11-06T14:39:00Z">
                <w:r w:rsidDel="00D67849">
                  <w:rPr>
                    <w:rFonts w:ascii="맑은 고딕" w:eastAsia="맑은 고딕" w:hAnsi="맑은 고딕" w:hint="eastAsia"/>
                    <w:b/>
                    <w:sz w:val="22"/>
                  </w:rPr>
                  <w:delText>,240</w:delText>
                </w:r>
              </w:del>
            </w:ins>
            <w:ins w:id="69" w:author="yrbae" w:date="2022-03-29T13:25:00Z">
              <w:del w:id="70" w:author="강석남 부장" w:date="2023-11-06T14:39:00Z">
                <w:r w:rsidR="00803508" w:rsidDel="00D67849">
                  <w:rPr>
                    <w:rFonts w:ascii="맑은 고딕" w:eastAsia="맑은 고딕" w:hAnsi="맑은 고딕"/>
                    <w:b/>
                    <w:sz w:val="22"/>
                  </w:rPr>
                  <w:delText>92</w:delText>
                </w:r>
              </w:del>
            </w:ins>
            <w:ins w:id="71" w:author="ybcho2" w:date="2022-09-02T13:38:00Z">
              <w:del w:id="72" w:author="강석남 부장" w:date="2023-04-12T11:12:00Z">
                <w:r w:rsidR="003E6618" w:rsidDel="00930E69">
                  <w:rPr>
                    <w:rFonts w:ascii="맑은 고딕" w:eastAsia="맑은 고딕" w:hAnsi="맑은 고딕"/>
                    <w:b/>
                    <w:sz w:val="22"/>
                  </w:rPr>
                  <w:delText>00</w:delText>
                </w:r>
              </w:del>
            </w:ins>
            <w:ins w:id="73" w:author="yrbae" w:date="2022-03-29T13:25:00Z">
              <w:del w:id="74" w:author="강석남 부장" w:date="2023-11-06T14:39:00Z">
                <w:r w:rsidR="00803508" w:rsidDel="00D67849">
                  <w:rPr>
                    <w:rFonts w:ascii="맑은 고딕" w:eastAsia="맑은 고딕" w:hAnsi="맑은 고딕"/>
                    <w:b/>
                    <w:sz w:val="22"/>
                  </w:rPr>
                  <w:delText>0</w:delText>
                </w:r>
              </w:del>
            </w:ins>
            <w:ins w:id="75" w:author="강석남 부장" w:date="2026-01-13T12:47:00Z" w16du:dateUtc="2026-01-13T03:47:00Z">
              <w:r w:rsidR="00A825BF">
                <w:rPr>
                  <w:rFonts w:ascii="맑은 고딕" w:eastAsia="맑은 고딕" w:hAnsi="맑은 고딕" w:hint="eastAsia"/>
                  <w:b/>
                  <w:sz w:val="22"/>
                </w:rPr>
                <w:t>139,900</w:t>
              </w:r>
            </w:ins>
            <w:ins w:id="76" w:author="강석남 부장" w:date="2024-04-02T10:40:00Z">
              <w:r w:rsidR="00623863">
                <w:rPr>
                  <w:rFonts w:ascii="맑은 고딕" w:eastAsia="맑은 고딕" w:hAnsi="맑은 고딕" w:hint="eastAsia"/>
                  <w:b/>
                  <w:sz w:val="22"/>
                </w:rPr>
                <w:t>,00</w:t>
              </w:r>
            </w:ins>
            <w:ins w:id="77" w:author="조 영봉" w:date="2021-04-27T13:33:00Z">
              <w:del w:id="78" w:author="강석남 부장" w:date="2024-04-02T10:40:00Z">
                <w:r w:rsidDel="00623863">
                  <w:rPr>
                    <w:rFonts w:ascii="맑은 고딕" w:eastAsia="맑은 고딕" w:hAnsi="맑은 고딕" w:hint="eastAsia"/>
                    <w:b/>
                    <w:sz w:val="22"/>
                  </w:rPr>
                  <w:delText>,00</w:delText>
                </w:r>
              </w:del>
              <w:r>
                <w:rPr>
                  <w:rFonts w:ascii="맑은 고딕" w:eastAsia="맑은 고딕" w:hAnsi="맑은 고딕" w:hint="eastAsia"/>
                  <w:b/>
                  <w:sz w:val="22"/>
                </w:rPr>
                <w:t>0원</w:t>
              </w:r>
            </w:ins>
            <w:del w:id="79" w:author="조 영봉" w:date="2021-04-27T13:33:00Z">
              <w:r w:rsidR="0079726D" w:rsidDel="00140622">
                <w:rPr>
                  <w:rFonts w:ascii="맑은 고딕" w:eastAsia="맑은 고딕" w:hAnsi="맑은 고딕" w:hint="eastAsia"/>
                  <w:b/>
                  <w:sz w:val="22"/>
                </w:rPr>
                <w:delText xml:space="preserve">일금 </w:delText>
              </w:r>
              <w:r w:rsidR="00D869F7" w:rsidRPr="00D869F7" w:rsidDel="00140622">
                <w:rPr>
                  <w:rFonts w:ascii="맑은 고딕" w:eastAsia="맑은 고딕" w:hAnsi="맑은 고딕" w:hint="eastAsia"/>
                  <w:b/>
                  <w:sz w:val="22"/>
                  <w:highlight w:val="yellow"/>
                </w:rPr>
                <w:delText>금액기입예정</w:delText>
              </w:r>
              <w:r w:rsidR="0079726D" w:rsidDel="00140622">
                <w:rPr>
                  <w:rFonts w:ascii="맑은 고딕" w:eastAsia="맑은 고딕" w:hAnsi="맑은 고딕" w:hint="eastAsia"/>
                  <w:b/>
                  <w:sz w:val="22"/>
                </w:rPr>
                <w:delText xml:space="preserve"> </w:delText>
              </w:r>
              <w:r w:rsidR="0079726D" w:rsidRPr="007D7937" w:rsidDel="00140622">
                <w:rPr>
                  <w:rFonts w:ascii="맑은 고딕" w:eastAsia="맑은 고딕" w:hAnsi="맑은 고딕" w:hint="eastAsia"/>
                  <w:b/>
                  <w:sz w:val="22"/>
                </w:rPr>
                <w:delText>(부가세별도)</w:delText>
              </w:r>
            </w:del>
          </w:p>
          <w:p w14:paraId="1F941B45" w14:textId="49468582" w:rsidR="007D7937" w:rsidRPr="007D7937" w:rsidRDefault="007D7937" w:rsidP="001A733D">
            <w:pPr>
              <w:spacing w:line="276" w:lineRule="auto"/>
              <w:rPr>
                <w:rFonts w:ascii="맑은 고딕" w:eastAsia="맑은 고딕" w:hAnsi="맑은 고딕"/>
                <w:b/>
                <w:sz w:val="22"/>
              </w:rPr>
            </w:pPr>
            <w:del w:id="80" w:author="조 영봉" w:date="2021-04-27T13:33:00Z">
              <w:r w:rsidRPr="007D7937" w:rsidDel="00140622">
                <w:rPr>
                  <w:rFonts w:ascii="맑은 고딕" w:eastAsia="맑은 고딕" w:hAnsi="맑은 고딕"/>
                  <w:b/>
                  <w:sz w:val="22"/>
                </w:rPr>
                <w:delText>\</w:delText>
              </w:r>
              <w:r w:rsidR="001163F8" w:rsidDel="00140622">
                <w:rPr>
                  <w:rFonts w:ascii="맑은 고딕" w:eastAsia="맑은 고딕" w:hAnsi="맑은 고딕" w:hint="eastAsia"/>
                  <w:b/>
                  <w:sz w:val="22"/>
                </w:rPr>
                <w:delText xml:space="preserve"> </w:delText>
              </w:r>
              <w:r w:rsidR="00D869F7" w:rsidRPr="00A33659" w:rsidDel="00140622">
                <w:rPr>
                  <w:rFonts w:ascii="맑은 고딕" w:eastAsia="맑은 고딕" w:hAnsi="맑은 고딕" w:hint="eastAsia"/>
                  <w:b/>
                  <w:sz w:val="22"/>
                  <w:highlight w:val="yellow"/>
                </w:rPr>
                <w:delText>금액기입예정</w:delText>
              </w:r>
            </w:del>
          </w:p>
        </w:tc>
      </w:tr>
      <w:tr w:rsidR="001C7CDF" w:rsidRPr="00D909C8" w14:paraId="542AF231" w14:textId="77777777" w:rsidTr="007D7937">
        <w:trPr>
          <w:trHeight w:val="843"/>
        </w:trPr>
        <w:tc>
          <w:tcPr>
            <w:tcW w:w="2088" w:type="dxa"/>
            <w:vAlign w:val="center"/>
          </w:tcPr>
          <w:p w14:paraId="2A92A8DD" w14:textId="77777777" w:rsidR="001C7CDF" w:rsidRPr="007D7937" w:rsidRDefault="001C7CDF" w:rsidP="000E7603">
            <w:pPr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 w:rsidRPr="007D7937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계약 기간</w:t>
            </w:r>
          </w:p>
        </w:tc>
        <w:tc>
          <w:tcPr>
            <w:tcW w:w="7740" w:type="dxa"/>
            <w:gridSpan w:val="2"/>
            <w:vAlign w:val="center"/>
          </w:tcPr>
          <w:p w14:paraId="5764E17A" w14:textId="5576C347" w:rsidR="001C7CDF" w:rsidRPr="007D7937" w:rsidRDefault="00054ECF" w:rsidP="005D7DB6">
            <w:pPr>
              <w:rPr>
                <w:rFonts w:ascii="맑은 고딕" w:eastAsia="맑은 고딕" w:hAnsi="맑은 고딕"/>
                <w:b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</w:rPr>
              <w:t>20</w:t>
            </w:r>
            <w:r w:rsidR="00A8461B">
              <w:rPr>
                <w:rFonts w:ascii="맑은 고딕" w:eastAsia="맑은 고딕" w:hAnsi="맑은 고딕"/>
                <w:b/>
                <w:sz w:val="22"/>
              </w:rPr>
              <w:t>2</w:t>
            </w:r>
            <w:ins w:id="81" w:author="강석남 부장" w:date="2026-01-13T12:47:00Z" w16du:dateUtc="2026-01-13T03:47:00Z">
              <w:r w:rsidR="00A825BF">
                <w:rPr>
                  <w:rFonts w:ascii="맑은 고딕" w:eastAsia="맑은 고딕" w:hAnsi="맑은 고딕" w:hint="eastAsia"/>
                  <w:b/>
                  <w:sz w:val="22"/>
                </w:rPr>
                <w:t>6</w:t>
              </w:r>
            </w:ins>
            <w:del w:id="82" w:author="yrbae" w:date="2022-03-14T14:22:00Z">
              <w:r w:rsidR="00DC5BC9" w:rsidDel="00613687">
                <w:rPr>
                  <w:rFonts w:ascii="맑은 고딕" w:eastAsia="맑은 고딕" w:hAnsi="맑은 고딕"/>
                  <w:b/>
                  <w:sz w:val="22"/>
                </w:rPr>
                <w:delText>1</w:delText>
              </w:r>
            </w:del>
            <w:ins w:id="83" w:author="yrbae" w:date="2022-03-14T14:22:00Z">
              <w:del w:id="84" w:author="강석남 부장" w:date="2023-04-12T11:13:00Z">
                <w:r w:rsidR="00613687" w:rsidDel="00930E69">
                  <w:rPr>
                    <w:rFonts w:ascii="맑은 고딕" w:eastAsia="맑은 고딕" w:hAnsi="맑은 고딕"/>
                    <w:b/>
                    <w:sz w:val="22"/>
                  </w:rPr>
                  <w:delText>2</w:delText>
                </w:r>
              </w:del>
            </w:ins>
            <w:r w:rsidR="001C7CDF" w:rsidRPr="007D7937">
              <w:rPr>
                <w:rFonts w:ascii="맑은 고딕" w:eastAsia="맑은 고딕" w:hAnsi="맑은 고딕" w:hint="eastAsia"/>
                <w:b/>
                <w:sz w:val="22"/>
              </w:rPr>
              <w:t xml:space="preserve">년 </w:t>
            </w:r>
            <w:del w:id="85" w:author="ybcho2" w:date="2022-09-02T13:38:00Z">
              <w:r w:rsidR="001A733D" w:rsidDel="003E6618">
                <w:rPr>
                  <w:rFonts w:ascii="맑은 고딕" w:eastAsia="맑은 고딕" w:hAnsi="맑은 고딕" w:hint="eastAsia"/>
                  <w:b/>
                  <w:sz w:val="22"/>
                </w:rPr>
                <w:delText>5</w:delText>
              </w:r>
            </w:del>
            <w:ins w:id="86" w:author="강석남 부장" w:date="2026-01-13T12:47:00Z" w16du:dateUtc="2026-01-13T03:47:00Z">
              <w:r w:rsidR="00A825BF">
                <w:rPr>
                  <w:rFonts w:ascii="맑은 고딕" w:eastAsia="맑은 고딕" w:hAnsi="맑은 고딕" w:hint="eastAsia"/>
                  <w:b/>
                  <w:sz w:val="22"/>
                </w:rPr>
                <w:t>1</w:t>
              </w:r>
            </w:ins>
            <w:ins w:id="87" w:author="ybcho2" w:date="2022-09-02T13:38:00Z">
              <w:del w:id="88" w:author="강석남 부장" w:date="2023-04-12T11:13:00Z">
                <w:r w:rsidR="003E6618" w:rsidDel="00930E69">
                  <w:rPr>
                    <w:rFonts w:ascii="맑은 고딕" w:eastAsia="맑은 고딕" w:hAnsi="맑은 고딕"/>
                    <w:b/>
                    <w:sz w:val="22"/>
                  </w:rPr>
                  <w:delText>9</w:delText>
                </w:r>
              </w:del>
            </w:ins>
            <w:r w:rsidR="001C7CDF" w:rsidRPr="007D7937">
              <w:rPr>
                <w:rFonts w:ascii="맑은 고딕" w:eastAsia="맑은 고딕" w:hAnsi="맑은 고딕" w:hint="eastAsia"/>
                <w:b/>
                <w:sz w:val="22"/>
              </w:rPr>
              <w:t xml:space="preserve">월 </w:t>
            </w:r>
            <w:del w:id="89" w:author="ybcho2" w:date="2022-09-02T13:38:00Z">
              <w:r w:rsidR="007D7937" w:rsidRPr="007D7937" w:rsidDel="003E6618">
                <w:rPr>
                  <w:rFonts w:ascii="맑은 고딕" w:eastAsia="맑은 고딕" w:hAnsi="맑은 고딕" w:hint="eastAsia"/>
                  <w:b/>
                  <w:sz w:val="22"/>
                </w:rPr>
                <w:delText>1</w:delText>
              </w:r>
            </w:del>
            <w:ins w:id="90" w:author="강석남 부장" w:date="2023-04-12T11:13:00Z">
              <w:r w:rsidR="00930E69">
                <w:rPr>
                  <w:rFonts w:ascii="맑은 고딕" w:eastAsia="맑은 고딕" w:hAnsi="맑은 고딕"/>
                  <w:b/>
                  <w:sz w:val="22"/>
                </w:rPr>
                <w:t>1</w:t>
              </w:r>
            </w:ins>
            <w:ins w:id="91" w:author="ybcho2" w:date="2022-09-02T13:41:00Z">
              <w:del w:id="92" w:author="강석남 부장" w:date="2023-04-12T11:13:00Z">
                <w:r w:rsidR="003E6618" w:rsidDel="00930E69">
                  <w:rPr>
                    <w:rFonts w:ascii="맑은 고딕" w:eastAsia="맑은 고딕" w:hAnsi="맑은 고딕"/>
                    <w:b/>
                    <w:sz w:val="22"/>
                  </w:rPr>
                  <w:delText>6</w:delText>
                </w:r>
              </w:del>
            </w:ins>
            <w:r w:rsidR="001C7CDF" w:rsidRPr="007D7937">
              <w:rPr>
                <w:rFonts w:ascii="맑은 고딕" w:eastAsia="맑은 고딕" w:hAnsi="맑은 고딕" w:hint="eastAsia"/>
                <w:b/>
                <w:sz w:val="22"/>
              </w:rPr>
              <w:t xml:space="preserve">일부터 </w:t>
            </w:r>
            <w:r>
              <w:rPr>
                <w:rFonts w:ascii="맑은 고딕" w:eastAsia="맑은 고딕" w:hAnsi="맑은 고딕" w:hint="eastAsia"/>
                <w:b/>
                <w:sz w:val="22"/>
              </w:rPr>
              <w:t>20</w:t>
            </w:r>
            <w:r w:rsidR="00A8461B">
              <w:rPr>
                <w:rFonts w:ascii="맑은 고딕" w:eastAsia="맑은 고딕" w:hAnsi="맑은 고딕"/>
                <w:b/>
                <w:sz w:val="22"/>
              </w:rPr>
              <w:t>2</w:t>
            </w:r>
            <w:del w:id="93" w:author="yrbae" w:date="2022-03-14T14:22:00Z">
              <w:r w:rsidR="001A733D" w:rsidDel="00613687">
                <w:rPr>
                  <w:rFonts w:ascii="맑은 고딕" w:eastAsia="맑은 고딕" w:hAnsi="맑은 고딕" w:hint="eastAsia"/>
                  <w:b/>
                  <w:sz w:val="22"/>
                </w:rPr>
                <w:delText>2</w:delText>
              </w:r>
            </w:del>
            <w:ins w:id="94" w:author="강석남 부장" w:date="2025-04-07T11:42:00Z" w16du:dateUtc="2025-04-07T02:42:00Z">
              <w:r w:rsidR="00164BAC">
                <w:rPr>
                  <w:rFonts w:ascii="맑은 고딕" w:eastAsia="맑은 고딕" w:hAnsi="맑은 고딕" w:hint="eastAsia"/>
                  <w:b/>
                  <w:sz w:val="22"/>
                </w:rPr>
                <w:t>6</w:t>
              </w:r>
            </w:ins>
            <w:ins w:id="95" w:author="yrbae" w:date="2022-03-14T14:22:00Z">
              <w:del w:id="96" w:author="강석남 부장" w:date="2023-04-12T11:13:00Z">
                <w:r w:rsidR="00613687" w:rsidDel="00930E69">
                  <w:rPr>
                    <w:rFonts w:ascii="맑은 고딕" w:eastAsia="맑은 고딕" w:hAnsi="맑은 고딕"/>
                    <w:b/>
                    <w:sz w:val="22"/>
                  </w:rPr>
                  <w:delText>3</w:delText>
                </w:r>
              </w:del>
            </w:ins>
            <w:r w:rsidR="001C7CDF" w:rsidRPr="007D7937">
              <w:rPr>
                <w:rFonts w:ascii="맑은 고딕" w:eastAsia="맑은 고딕" w:hAnsi="맑은 고딕" w:hint="eastAsia"/>
                <w:b/>
                <w:sz w:val="22"/>
              </w:rPr>
              <w:t xml:space="preserve">년 </w:t>
            </w:r>
            <w:ins w:id="97" w:author="강석남 부장" w:date="2026-01-13T12:47:00Z" w16du:dateUtc="2026-01-13T03:47:00Z">
              <w:r w:rsidR="00A825BF">
                <w:rPr>
                  <w:rFonts w:ascii="맑은 고딕" w:eastAsia="맑은 고딕" w:hAnsi="맑은 고딕" w:hint="eastAsia"/>
                  <w:b/>
                  <w:sz w:val="22"/>
                </w:rPr>
                <w:t>12</w:t>
              </w:r>
            </w:ins>
            <w:del w:id="98" w:author="강석남 부장" w:date="2026-01-13T12:47:00Z" w16du:dateUtc="2026-01-13T03:47:00Z">
              <w:r w:rsidR="001A733D" w:rsidDel="00A825BF">
                <w:rPr>
                  <w:rFonts w:ascii="맑은 고딕" w:eastAsia="맑은 고딕" w:hAnsi="맑은 고딕" w:hint="eastAsia"/>
                  <w:b/>
                  <w:sz w:val="22"/>
                </w:rPr>
                <w:delText>4</w:delText>
              </w:r>
            </w:del>
            <w:r w:rsidR="001C7CDF" w:rsidRPr="007D7937">
              <w:rPr>
                <w:rFonts w:ascii="맑은 고딕" w:eastAsia="맑은 고딕" w:hAnsi="맑은 고딕" w:hint="eastAsia"/>
                <w:b/>
                <w:sz w:val="22"/>
              </w:rPr>
              <w:t xml:space="preserve">월 </w:t>
            </w:r>
            <w:r w:rsidR="007D7937" w:rsidRPr="007D7937">
              <w:rPr>
                <w:rFonts w:ascii="맑은 고딕" w:eastAsia="맑은 고딕" w:hAnsi="맑은 고딕" w:hint="eastAsia"/>
                <w:b/>
                <w:sz w:val="22"/>
              </w:rPr>
              <w:t>3</w:t>
            </w:r>
            <w:ins w:id="99" w:author="강석남 부장" w:date="2026-01-13T12:48:00Z" w16du:dateUtc="2026-01-13T03:48:00Z">
              <w:r w:rsidR="00A825BF">
                <w:rPr>
                  <w:rFonts w:ascii="맑은 고딕" w:eastAsia="맑은 고딕" w:hAnsi="맑은 고딕" w:hint="eastAsia"/>
                  <w:b/>
                  <w:sz w:val="22"/>
                </w:rPr>
                <w:t>1</w:t>
              </w:r>
            </w:ins>
            <w:del w:id="100" w:author="강석남 부장" w:date="2026-01-13T12:48:00Z" w16du:dateUtc="2026-01-13T03:48:00Z">
              <w:r w:rsidR="001A733D" w:rsidDel="00A825BF">
                <w:rPr>
                  <w:rFonts w:ascii="맑은 고딕" w:eastAsia="맑은 고딕" w:hAnsi="맑은 고딕" w:hint="eastAsia"/>
                  <w:b/>
                  <w:sz w:val="22"/>
                </w:rPr>
                <w:delText>0</w:delText>
              </w:r>
            </w:del>
            <w:r w:rsidR="001C7CDF" w:rsidRPr="007D7937">
              <w:rPr>
                <w:rFonts w:ascii="맑은 고딕" w:eastAsia="맑은 고딕" w:hAnsi="맑은 고딕" w:hint="eastAsia"/>
                <w:b/>
                <w:sz w:val="22"/>
              </w:rPr>
              <w:t>일</w:t>
            </w:r>
            <w:ins w:id="101" w:author="강석남 부장" w:date="2023-11-06T14:39:00Z">
              <w:r w:rsidR="00D67849">
                <w:rPr>
                  <w:rFonts w:ascii="맑은 고딕" w:eastAsia="맑은 고딕" w:hAnsi="맑은 고딕" w:hint="eastAsia"/>
                  <w:b/>
                  <w:sz w:val="22"/>
                </w:rPr>
                <w:t>(</w:t>
              </w:r>
            </w:ins>
            <w:ins w:id="102" w:author="강석남 부장" w:date="2024-04-02T10:39:00Z">
              <w:r w:rsidR="00623863">
                <w:rPr>
                  <w:rFonts w:ascii="맑은 고딕" w:eastAsia="맑은 고딕" w:hAnsi="맑은 고딕" w:hint="eastAsia"/>
                  <w:b/>
                  <w:sz w:val="22"/>
                </w:rPr>
                <w:t>12</w:t>
              </w:r>
            </w:ins>
            <w:ins w:id="103" w:author="강석남 부장" w:date="2023-11-06T14:39:00Z">
              <w:r w:rsidR="00D67849">
                <w:rPr>
                  <w:rFonts w:ascii="맑은 고딕" w:eastAsia="맑은 고딕" w:hAnsi="맑은 고딕" w:hint="eastAsia"/>
                  <w:b/>
                  <w:sz w:val="22"/>
                </w:rPr>
                <w:t>개월)</w:t>
              </w:r>
            </w:ins>
          </w:p>
        </w:tc>
      </w:tr>
      <w:tr w:rsidR="001C7CDF" w:rsidRPr="00D909C8" w14:paraId="19DE32E8" w14:textId="77777777" w:rsidTr="007D7937">
        <w:trPr>
          <w:trHeight w:val="840"/>
        </w:trPr>
        <w:tc>
          <w:tcPr>
            <w:tcW w:w="2088" w:type="dxa"/>
            <w:vAlign w:val="center"/>
          </w:tcPr>
          <w:p w14:paraId="0E9A18B9" w14:textId="77777777" w:rsidR="001C7CDF" w:rsidRPr="007D7937" w:rsidRDefault="001C7CDF" w:rsidP="000E7603">
            <w:pPr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 w:rsidRPr="007D7937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납품(설치)장소</w:t>
            </w:r>
          </w:p>
        </w:tc>
        <w:tc>
          <w:tcPr>
            <w:tcW w:w="7740" w:type="dxa"/>
            <w:gridSpan w:val="2"/>
            <w:vAlign w:val="center"/>
          </w:tcPr>
          <w:p w14:paraId="48B3194B" w14:textId="4F0BE847" w:rsidR="001C7CDF" w:rsidRPr="007D7937" w:rsidRDefault="00D22D04" w:rsidP="000E7603">
            <w:pPr>
              <w:rPr>
                <w:rFonts w:ascii="맑은 고딕" w:eastAsia="맑은 고딕" w:hAnsi="맑은 고딕"/>
                <w:b/>
                <w:sz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 w:val="22"/>
              </w:rPr>
              <w:t>글로벌스탠다드테크놀로지</w:t>
            </w:r>
            <w:proofErr w:type="spellEnd"/>
            <w:r w:rsidR="001C7CDF" w:rsidRPr="007D7937">
              <w:rPr>
                <w:rFonts w:ascii="맑은 고딕" w:eastAsia="맑은 고딕" w:hAnsi="맑은 고딕" w:hint="eastAsia"/>
                <w:b/>
                <w:sz w:val="22"/>
              </w:rPr>
              <w:t xml:space="preserve"> </w:t>
            </w:r>
            <w:del w:id="104" w:author="ybcho2" w:date="2022-09-02T13:39:00Z">
              <w:r w:rsidR="001C7CDF" w:rsidRPr="007D7937" w:rsidDel="003E6618">
                <w:rPr>
                  <w:rFonts w:ascii="맑은 고딕" w:eastAsia="맑은 고딕" w:hAnsi="맑은 고딕" w:hint="eastAsia"/>
                  <w:b/>
                  <w:sz w:val="22"/>
                </w:rPr>
                <w:delText>지정장소</w:delText>
              </w:r>
            </w:del>
            <w:ins w:id="105" w:author="ybcho2" w:date="2022-09-02T13:39:00Z">
              <w:r w:rsidR="003E6618">
                <w:rPr>
                  <w:rFonts w:ascii="맑은 고딕" w:eastAsia="맑은 고딕" w:hAnsi="맑은 고딕" w:hint="eastAsia"/>
                  <w:b/>
                  <w:sz w:val="22"/>
                </w:rPr>
                <w:t>전산실 상주</w:t>
              </w:r>
            </w:ins>
          </w:p>
        </w:tc>
      </w:tr>
      <w:tr w:rsidR="001C7CDF" w:rsidRPr="00D909C8" w14:paraId="7437CA7B" w14:textId="77777777" w:rsidTr="007D7937">
        <w:trPr>
          <w:trHeight w:val="825"/>
        </w:trPr>
        <w:tc>
          <w:tcPr>
            <w:tcW w:w="2088" w:type="dxa"/>
            <w:tcBorders>
              <w:bottom w:val="single" w:sz="4" w:space="0" w:color="auto"/>
            </w:tcBorders>
            <w:vAlign w:val="center"/>
          </w:tcPr>
          <w:p w14:paraId="7C53ADE4" w14:textId="77777777" w:rsidR="001C7CDF" w:rsidRPr="007D7937" w:rsidRDefault="001C7CDF" w:rsidP="000E7603">
            <w:pPr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 w:rsidRPr="007D7937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별첨</w:t>
            </w:r>
          </w:p>
        </w:tc>
        <w:tc>
          <w:tcPr>
            <w:tcW w:w="7740" w:type="dxa"/>
            <w:gridSpan w:val="2"/>
            <w:tcBorders>
              <w:bottom w:val="single" w:sz="4" w:space="0" w:color="auto"/>
            </w:tcBorders>
            <w:vAlign w:val="center"/>
          </w:tcPr>
          <w:p w14:paraId="31430C33" w14:textId="77777777" w:rsidR="001C7CDF" w:rsidRPr="007D7937" w:rsidRDefault="001C7CDF" w:rsidP="007D7937">
            <w:pPr>
              <w:rPr>
                <w:rFonts w:ascii="맑은 고딕" w:eastAsia="맑은 고딕" w:hAnsi="맑은 고딕"/>
                <w:b/>
                <w:sz w:val="22"/>
              </w:rPr>
            </w:pPr>
            <w:r w:rsidRPr="007D7937">
              <w:rPr>
                <w:rFonts w:ascii="맑은 고딕" w:eastAsia="맑은 고딕" w:hAnsi="맑은 고딕" w:hint="eastAsia"/>
                <w:b/>
                <w:sz w:val="22"/>
              </w:rPr>
              <w:t xml:space="preserve">계약일반조건 1부, 대금지급계획서 1부, </w:t>
            </w:r>
            <w:r w:rsidR="007D7937" w:rsidRPr="007D7937">
              <w:rPr>
                <w:rFonts w:ascii="맑은 고딕" w:eastAsia="맑은 고딕" w:hAnsi="맑은 고딕" w:hint="eastAsia"/>
                <w:b/>
                <w:sz w:val="22"/>
              </w:rPr>
              <w:t>서비스 상세내역서</w:t>
            </w:r>
            <w:r w:rsidRPr="007D7937">
              <w:rPr>
                <w:rFonts w:ascii="맑은 고딕" w:eastAsia="맑은 고딕" w:hAnsi="맑은 고딕" w:hint="eastAsia"/>
                <w:b/>
                <w:sz w:val="22"/>
              </w:rPr>
              <w:t xml:space="preserve"> 1부</w:t>
            </w:r>
          </w:p>
        </w:tc>
      </w:tr>
      <w:tr w:rsidR="001C7CDF" w:rsidRPr="00D909C8" w14:paraId="6F8F5047" w14:textId="77777777" w:rsidTr="001C7CDF">
        <w:tc>
          <w:tcPr>
            <w:tcW w:w="4608" w:type="dxa"/>
            <w:gridSpan w:val="2"/>
            <w:tcBorders>
              <w:right w:val="nil"/>
            </w:tcBorders>
            <w:vAlign w:val="center"/>
          </w:tcPr>
          <w:p w14:paraId="1B5FB53D" w14:textId="77777777" w:rsidR="001C7CDF" w:rsidRPr="00305832" w:rsidRDefault="001C7CDF" w:rsidP="007D7937">
            <w:pPr>
              <w:ind w:firstLineChars="200" w:firstLine="440"/>
              <w:rPr>
                <w:rFonts w:ascii="맑은 고딕" w:eastAsia="맑은 고딕" w:hAnsi="맑은 고딕"/>
                <w:sz w:val="22"/>
              </w:rPr>
            </w:pPr>
            <w:r w:rsidRPr="007D7937">
              <w:rPr>
                <w:rFonts w:ascii="맑은 고딕" w:eastAsia="맑은 고딕" w:hAnsi="맑은 고딕"/>
                <w:b/>
                <w:sz w:val="22"/>
              </w:rPr>
              <w:t>“</w:t>
            </w:r>
            <w:r w:rsidRPr="007D7937">
              <w:rPr>
                <w:rFonts w:ascii="맑은 고딕" w:eastAsia="맑은 고딕" w:hAnsi="맑은 고딕" w:hint="eastAsia"/>
                <w:b/>
                <w:sz w:val="22"/>
              </w:rPr>
              <w:t>갑</w:t>
            </w:r>
            <w:r w:rsidRPr="007D7937">
              <w:rPr>
                <w:rFonts w:ascii="맑은 고딕" w:eastAsia="맑은 고딕" w:hAnsi="맑은 고딕"/>
                <w:b/>
                <w:sz w:val="22"/>
              </w:rPr>
              <w:t>”</w:t>
            </w:r>
          </w:p>
          <w:p w14:paraId="0F2FFEEE" w14:textId="77777777" w:rsidR="00A825BF" w:rsidRPr="00A825BF" w:rsidRDefault="00A825BF" w:rsidP="00A825BF">
            <w:pPr>
              <w:ind w:leftChars="200" w:left="400"/>
              <w:rPr>
                <w:ins w:id="106" w:author="강석남 부장" w:date="2026-01-13T12:48:00Z" w16du:dateUtc="2026-01-13T03:48:00Z"/>
                <w:rFonts w:hAnsi="바탕"/>
                <w:b/>
                <w:color w:val="000000"/>
                <w:sz w:val="22"/>
              </w:rPr>
            </w:pPr>
            <w:ins w:id="107" w:author="강석남 부장" w:date="2026-01-13T12:48:00Z" w16du:dateUtc="2026-01-13T03:48:00Z">
              <w:r w:rsidRPr="00A825BF">
                <w:rPr>
                  <w:rFonts w:hAnsi="바탕" w:hint="eastAsia"/>
                  <w:b/>
                  <w:color w:val="000000"/>
                  <w:sz w:val="22"/>
                </w:rPr>
                <w:t>경기도</w:t>
              </w:r>
              <w:r w:rsidRPr="00A825BF">
                <w:rPr>
                  <w:rFonts w:hAnsi="바탕"/>
                  <w:b/>
                  <w:color w:val="000000"/>
                  <w:sz w:val="22"/>
                </w:rPr>
                <w:t xml:space="preserve"> 화성시 </w:t>
              </w:r>
              <w:proofErr w:type="spellStart"/>
              <w:r w:rsidRPr="00A825BF">
                <w:rPr>
                  <w:rFonts w:hAnsi="바탕"/>
                  <w:b/>
                  <w:color w:val="000000"/>
                  <w:sz w:val="22"/>
                </w:rPr>
                <w:t>동탄면</w:t>
              </w:r>
              <w:proofErr w:type="spellEnd"/>
              <w:r w:rsidRPr="00A825BF">
                <w:rPr>
                  <w:rFonts w:hAnsi="바탕"/>
                  <w:b/>
                  <w:color w:val="000000"/>
                  <w:sz w:val="22"/>
                </w:rPr>
                <w:t xml:space="preserve"> </w:t>
              </w:r>
              <w:proofErr w:type="spellStart"/>
              <w:r w:rsidRPr="00A825BF">
                <w:rPr>
                  <w:rFonts w:hAnsi="바탕"/>
                  <w:b/>
                  <w:color w:val="000000"/>
                  <w:sz w:val="22"/>
                </w:rPr>
                <w:t>동탄산단</w:t>
              </w:r>
              <w:proofErr w:type="spellEnd"/>
              <w:r w:rsidRPr="00A825BF">
                <w:rPr>
                  <w:rFonts w:hAnsi="바탕"/>
                  <w:b/>
                  <w:color w:val="000000"/>
                  <w:sz w:val="22"/>
                </w:rPr>
                <w:t xml:space="preserve"> 6길 15-13</w:t>
              </w:r>
            </w:ins>
          </w:p>
          <w:p w14:paraId="3F53B0F9" w14:textId="77777777" w:rsidR="00A825BF" w:rsidRPr="00A825BF" w:rsidRDefault="00A825BF" w:rsidP="00A825BF">
            <w:pPr>
              <w:ind w:leftChars="200" w:left="400"/>
              <w:rPr>
                <w:ins w:id="108" w:author="강석남 부장" w:date="2026-01-13T12:48:00Z" w16du:dateUtc="2026-01-13T03:48:00Z"/>
                <w:rFonts w:hAnsi="바탕"/>
                <w:b/>
                <w:color w:val="000000"/>
                <w:sz w:val="22"/>
              </w:rPr>
            </w:pPr>
            <w:ins w:id="109" w:author="강석남 부장" w:date="2026-01-13T12:48:00Z" w16du:dateUtc="2026-01-13T03:48:00Z">
              <w:r w:rsidRPr="00A825BF">
                <w:rPr>
                  <w:rFonts w:hAnsi="바탕" w:hint="eastAsia"/>
                  <w:b/>
                  <w:color w:val="000000"/>
                  <w:sz w:val="22"/>
                </w:rPr>
                <w:t>주식회사</w:t>
              </w:r>
              <w:r w:rsidRPr="00A825BF">
                <w:rPr>
                  <w:rFonts w:hAnsi="바탕"/>
                  <w:b/>
                  <w:color w:val="000000"/>
                  <w:sz w:val="22"/>
                </w:rPr>
                <w:t xml:space="preserve"> </w:t>
              </w:r>
              <w:proofErr w:type="spellStart"/>
              <w:r w:rsidRPr="00A825BF">
                <w:rPr>
                  <w:rFonts w:hAnsi="바탕"/>
                  <w:b/>
                  <w:color w:val="000000"/>
                  <w:sz w:val="22"/>
                </w:rPr>
                <w:t>글로벌스탠다드테크놀로지</w:t>
              </w:r>
              <w:proofErr w:type="spellEnd"/>
              <w:r w:rsidRPr="00A825BF">
                <w:rPr>
                  <w:rFonts w:hAnsi="바탕"/>
                  <w:b/>
                  <w:color w:val="000000"/>
                  <w:sz w:val="22"/>
                </w:rPr>
                <w:t xml:space="preserve"> </w:t>
              </w:r>
            </w:ins>
          </w:p>
          <w:p w14:paraId="41B8B602" w14:textId="42746D49" w:rsidR="001C7CDF" w:rsidRPr="0065455F" w:rsidDel="00A825BF" w:rsidRDefault="00A825BF" w:rsidP="00A825BF">
            <w:pPr>
              <w:ind w:leftChars="200" w:left="400"/>
              <w:rPr>
                <w:del w:id="110" w:author="강석남 부장" w:date="2026-01-13T12:48:00Z" w16du:dateUtc="2026-01-13T03:48:00Z"/>
                <w:rFonts w:ascii="맑은 고딕" w:eastAsia="맑은 고딕" w:hAnsi="맑은 고딕"/>
                <w:b/>
                <w:sz w:val="22"/>
              </w:rPr>
            </w:pPr>
            <w:proofErr w:type="gramStart"/>
            <w:ins w:id="111" w:author="강석남 부장" w:date="2026-01-13T12:48:00Z" w16du:dateUtc="2026-01-13T03:48:00Z">
              <w:r w:rsidRPr="00A825BF">
                <w:rPr>
                  <w:rFonts w:hAnsi="바탕" w:hint="eastAsia"/>
                  <w:b/>
                  <w:color w:val="000000"/>
                  <w:sz w:val="22"/>
                </w:rPr>
                <w:t>대표이사</w:t>
              </w:r>
              <w:r w:rsidRPr="00A825BF">
                <w:rPr>
                  <w:rFonts w:hAnsi="바탕"/>
                  <w:b/>
                  <w:color w:val="000000"/>
                  <w:sz w:val="22"/>
                </w:rPr>
                <w:t xml:space="preserve">  석</w:t>
              </w:r>
              <w:proofErr w:type="gramEnd"/>
              <w:r w:rsidRPr="00A825BF">
                <w:rPr>
                  <w:rFonts w:hAnsi="바탕"/>
                  <w:b/>
                  <w:color w:val="000000"/>
                  <w:sz w:val="22"/>
                </w:rPr>
                <w:t xml:space="preserve"> 종 욱, 문 승 보 (인)</w:t>
              </w:r>
            </w:ins>
            <w:del w:id="112" w:author="강석남 부장" w:date="2026-01-13T12:48:00Z" w16du:dateUtc="2026-01-13T03:48:00Z">
              <w:r w:rsidR="001C7CDF" w:rsidRPr="0065455F" w:rsidDel="00A825BF">
                <w:rPr>
                  <w:rFonts w:hAnsi="바탕" w:hint="eastAsia"/>
                  <w:b/>
                  <w:color w:val="000000"/>
                  <w:sz w:val="22"/>
                </w:rPr>
                <w:delText xml:space="preserve">경기도 </w:delText>
              </w:r>
            </w:del>
            <w:ins w:id="113" w:author="ybcho2" w:date="2022-09-02T13:58:00Z">
              <w:del w:id="114" w:author="강석남 부장" w:date="2026-01-13T12:48:00Z" w16du:dateUtc="2026-01-13T03:48:00Z">
                <w:r w:rsidR="0045530C" w:rsidDel="00A825BF">
                  <w:rPr>
                    <w:rFonts w:hAnsi="바탕" w:hint="eastAsia"/>
                    <w:b/>
                    <w:color w:val="000000"/>
                    <w:sz w:val="22"/>
                  </w:rPr>
                  <w:delText>성남시</w:delText>
                </w:r>
                <w:r w:rsidR="0045530C" w:rsidRPr="007D7937" w:rsidDel="00A825BF">
                  <w:rPr>
                    <w:rFonts w:hAnsi="바탕" w:hint="eastAsia"/>
                    <w:b/>
                    <w:color w:val="000000"/>
                    <w:sz w:val="22"/>
                  </w:rPr>
                  <w:delText xml:space="preserve"> </w:delText>
                </w:r>
                <w:r w:rsidR="0045530C" w:rsidDel="00A825BF">
                  <w:rPr>
                    <w:rFonts w:hAnsi="바탕" w:hint="eastAsia"/>
                    <w:b/>
                    <w:color w:val="000000"/>
                    <w:sz w:val="22"/>
                  </w:rPr>
                  <w:delText>수정구</w:delText>
                </w:r>
                <w:r w:rsidR="0045530C" w:rsidRPr="007D7937" w:rsidDel="00A825BF">
                  <w:rPr>
                    <w:rFonts w:hAnsi="바탕" w:hint="eastAsia"/>
                    <w:b/>
                    <w:color w:val="000000"/>
                    <w:sz w:val="22"/>
                  </w:rPr>
                  <w:delText xml:space="preserve"> </w:delText>
                </w:r>
                <w:r w:rsidR="0045530C" w:rsidDel="00A825BF">
                  <w:rPr>
                    <w:rFonts w:hAnsi="바탕" w:hint="eastAsia"/>
                    <w:b/>
                    <w:color w:val="000000"/>
                    <w:sz w:val="22"/>
                  </w:rPr>
                  <w:delText>창업로 42</w:delText>
                </w:r>
              </w:del>
            </w:ins>
            <w:del w:id="115" w:author="강석남 부장" w:date="2026-01-13T12:48:00Z" w16du:dateUtc="2026-01-13T03:48:00Z">
              <w:r w:rsidR="00D22D04" w:rsidDel="00A825BF">
                <w:rPr>
                  <w:rFonts w:hAnsi="바탕" w:hint="eastAsia"/>
                  <w:b/>
                  <w:color w:val="000000"/>
                  <w:sz w:val="22"/>
                </w:rPr>
                <w:delText>화성</w:delText>
              </w:r>
              <w:r w:rsidR="001C7CDF" w:rsidRPr="0065455F" w:rsidDel="00A825BF">
                <w:rPr>
                  <w:rFonts w:hAnsi="바탕" w:hint="eastAsia"/>
                  <w:b/>
                  <w:color w:val="000000"/>
                  <w:sz w:val="22"/>
                </w:rPr>
                <w:delText xml:space="preserve">시 </w:delText>
              </w:r>
              <w:r w:rsidR="00D22D04" w:rsidDel="00A825BF">
                <w:rPr>
                  <w:rFonts w:hAnsi="바탕" w:hint="eastAsia"/>
                  <w:b/>
                  <w:color w:val="000000"/>
                  <w:sz w:val="22"/>
                </w:rPr>
                <w:delText>동탄산단6길</w:delText>
              </w:r>
              <w:r w:rsidR="001C7CDF" w:rsidRPr="0065455F" w:rsidDel="00A825BF">
                <w:rPr>
                  <w:rFonts w:hAnsi="바탕" w:hint="eastAsia"/>
                  <w:b/>
                  <w:color w:val="000000"/>
                  <w:sz w:val="22"/>
                </w:rPr>
                <w:delText xml:space="preserve"> </w:delText>
              </w:r>
              <w:r w:rsidR="00D22D04" w:rsidDel="00A825BF">
                <w:rPr>
                  <w:rFonts w:hAnsi="바탕" w:hint="eastAsia"/>
                  <w:b/>
                  <w:color w:val="000000"/>
                  <w:sz w:val="22"/>
                </w:rPr>
                <w:delText>15-13</w:delText>
              </w:r>
            </w:del>
          </w:p>
          <w:p w14:paraId="6F84AEE7" w14:textId="4700EAF6" w:rsidR="00C33843" w:rsidDel="00A825BF" w:rsidRDefault="0045530C" w:rsidP="000E7603">
            <w:pPr>
              <w:ind w:leftChars="200" w:left="400"/>
              <w:rPr>
                <w:ins w:id="116" w:author="ybcho2" w:date="2022-09-02T13:58:00Z"/>
                <w:del w:id="117" w:author="강석남 부장" w:date="2026-01-13T12:48:00Z" w16du:dateUtc="2026-01-13T03:48:00Z"/>
                <w:rFonts w:hAnsi="바탕"/>
                <w:b/>
                <w:color w:val="000000"/>
                <w:sz w:val="22"/>
              </w:rPr>
            </w:pPr>
            <w:ins w:id="118" w:author="ybcho2" w:date="2022-09-02T13:58:00Z">
              <w:del w:id="119" w:author="강석남 부장" w:date="2026-01-13T12:48:00Z" w16du:dateUtc="2026-01-13T03:48:00Z">
                <w:r w:rsidDel="00A825BF">
                  <w:rPr>
                    <w:rFonts w:hAnsi="바탕" w:hint="eastAsia"/>
                    <w:b/>
                    <w:color w:val="000000"/>
                    <w:sz w:val="22"/>
                  </w:rPr>
                  <w:delText>판교테크노밸리 경기기업성장센터 901</w:delText>
                </w:r>
              </w:del>
            </w:ins>
          </w:p>
          <w:p w14:paraId="662B4430" w14:textId="246881E8" w:rsidR="001C7CDF" w:rsidRPr="0065455F" w:rsidDel="00A825BF" w:rsidRDefault="00C33843" w:rsidP="000E7603">
            <w:pPr>
              <w:ind w:leftChars="200" w:left="400"/>
              <w:rPr>
                <w:del w:id="120" w:author="강석남 부장" w:date="2026-01-13T12:48:00Z" w16du:dateUtc="2026-01-13T03:48:00Z"/>
                <w:rFonts w:ascii="맑은 고딕" w:eastAsia="맑은 고딕" w:hAnsi="맑은 고딕"/>
                <w:b/>
                <w:sz w:val="22"/>
              </w:rPr>
            </w:pPr>
            <w:ins w:id="121" w:author="ybcho2" w:date="2022-09-02T13:58:00Z">
              <w:del w:id="122" w:author="강석남 부장" w:date="2026-01-13T12:48:00Z" w16du:dateUtc="2026-01-13T03:48:00Z">
                <w:r w:rsidRPr="007D7937" w:rsidDel="00A825BF">
                  <w:rPr>
                    <w:rFonts w:hAnsi="바탕" w:hint="eastAsia"/>
                    <w:b/>
                    <w:color w:val="000000"/>
                    <w:sz w:val="22"/>
                  </w:rPr>
                  <w:delText>주식회사</w:delText>
                </w:r>
                <w:r w:rsidDel="00A825BF">
                  <w:rPr>
                    <w:rFonts w:hAnsi="바탕" w:hint="eastAsia"/>
                    <w:b/>
                    <w:color w:val="000000"/>
                    <w:sz w:val="22"/>
                  </w:rPr>
                  <w:delText xml:space="preserve"> 로보케어</w:delText>
                </w:r>
                <w:r w:rsidRPr="0065455F" w:rsidDel="00A825BF">
                  <w:rPr>
                    <w:rFonts w:hAnsi="바탕" w:hint="eastAsia"/>
                    <w:b/>
                    <w:color w:val="000000"/>
                    <w:sz w:val="22"/>
                  </w:rPr>
                  <w:delText xml:space="preserve"> </w:delText>
                </w:r>
              </w:del>
            </w:ins>
            <w:del w:id="123" w:author="강석남 부장" w:date="2026-01-13T12:48:00Z" w16du:dateUtc="2026-01-13T03:48:00Z">
              <w:r w:rsidR="001C7CDF" w:rsidRPr="0065455F" w:rsidDel="00A825BF">
                <w:rPr>
                  <w:rFonts w:hAnsi="바탕" w:hint="eastAsia"/>
                  <w:b/>
                  <w:color w:val="000000"/>
                  <w:sz w:val="22"/>
                </w:rPr>
                <w:delText xml:space="preserve">주식회사 </w:delText>
              </w:r>
              <w:r w:rsidR="00D22D04" w:rsidDel="00A825BF">
                <w:rPr>
                  <w:rFonts w:hAnsi="바탕" w:hint="eastAsia"/>
                  <w:b/>
                  <w:color w:val="000000"/>
                  <w:sz w:val="22"/>
                </w:rPr>
                <w:delText>글로벌스탠다드테크놀로지</w:delText>
              </w:r>
              <w:r w:rsidR="001C7CDF" w:rsidRPr="0065455F" w:rsidDel="00A825BF">
                <w:rPr>
                  <w:rFonts w:ascii="맑은 고딕" w:eastAsia="맑은 고딕" w:hAnsi="맑은 고딕" w:hint="eastAsia"/>
                  <w:b/>
                  <w:sz w:val="22"/>
                </w:rPr>
                <w:delText xml:space="preserve"> </w:delText>
              </w:r>
            </w:del>
          </w:p>
          <w:p w14:paraId="24E3E0FF" w14:textId="732FE34D" w:rsidR="001C7CDF" w:rsidRPr="007D7937" w:rsidRDefault="001C7CDF" w:rsidP="000E7603">
            <w:pPr>
              <w:ind w:leftChars="200" w:left="400"/>
              <w:rPr>
                <w:rFonts w:ascii="맑은 고딕" w:eastAsia="맑은 고딕" w:hAnsi="맑은 고딕"/>
                <w:b/>
                <w:sz w:val="22"/>
              </w:rPr>
            </w:pPr>
            <w:del w:id="124" w:author="강석남 부장" w:date="2026-01-13T12:48:00Z" w16du:dateUtc="2026-01-13T03:48:00Z">
              <w:r w:rsidRPr="0065455F" w:rsidDel="00A825BF">
                <w:rPr>
                  <w:rFonts w:hAnsi="바탕" w:hint="eastAsia"/>
                  <w:b/>
                  <w:color w:val="000000"/>
                  <w:sz w:val="22"/>
                </w:rPr>
                <w:delText xml:space="preserve">대표이사 </w:delText>
              </w:r>
            </w:del>
            <w:ins w:id="125" w:author="ybcho2" w:date="2022-09-02T13:58:00Z">
              <w:del w:id="126" w:author="강석남 부장" w:date="2023-11-06T14:48:00Z">
                <w:r w:rsidR="00C33843" w:rsidDel="00D67849">
                  <w:rPr>
                    <w:rFonts w:hAnsi="바탕" w:hint="eastAsia"/>
                    <w:b/>
                    <w:color w:val="000000"/>
                    <w:sz w:val="22"/>
                  </w:rPr>
                  <w:delText>김</w:delText>
                </w:r>
              </w:del>
              <w:del w:id="127" w:author="강석남 부장" w:date="2026-01-13T12:48:00Z" w16du:dateUtc="2026-01-13T03:48:00Z">
                <w:r w:rsidR="00C33843" w:rsidRPr="007D7937" w:rsidDel="00A825BF">
                  <w:rPr>
                    <w:rFonts w:hAnsi="바탕" w:hint="eastAsia"/>
                    <w:b/>
                    <w:color w:val="000000"/>
                    <w:sz w:val="22"/>
                  </w:rPr>
                  <w:delText xml:space="preserve">  </w:delText>
                </w:r>
              </w:del>
              <w:del w:id="128" w:author="강석남 부장" w:date="2023-11-06T14:48:00Z">
                <w:r w:rsidR="00C33843" w:rsidDel="00D67849">
                  <w:rPr>
                    <w:rFonts w:hAnsi="바탕" w:hint="eastAsia"/>
                    <w:b/>
                    <w:color w:val="000000"/>
                    <w:sz w:val="22"/>
                  </w:rPr>
                  <w:delText>덕</w:delText>
                </w:r>
              </w:del>
              <w:del w:id="129" w:author="강석남 부장" w:date="2026-01-13T12:48:00Z" w16du:dateUtc="2026-01-13T03:48:00Z">
                <w:r w:rsidR="00C33843" w:rsidRPr="007D7937" w:rsidDel="00A825BF">
                  <w:rPr>
                    <w:rFonts w:hAnsi="바탕" w:hint="eastAsia"/>
                    <w:b/>
                    <w:color w:val="000000"/>
                    <w:sz w:val="22"/>
                  </w:rPr>
                  <w:delText xml:space="preserve">  </w:delText>
                </w:r>
              </w:del>
              <w:del w:id="130" w:author="강석남 부장" w:date="2023-11-06T14:48:00Z">
                <w:r w:rsidR="00C33843" w:rsidDel="00D67849">
                  <w:rPr>
                    <w:rFonts w:hAnsi="바탕" w:hint="eastAsia"/>
                    <w:b/>
                    <w:color w:val="000000"/>
                    <w:sz w:val="22"/>
                  </w:rPr>
                  <w:delText>준</w:delText>
                </w:r>
              </w:del>
              <w:del w:id="131" w:author="강석남 부장" w:date="2026-01-13T12:48:00Z" w16du:dateUtc="2026-01-13T03:48:00Z">
                <w:r w:rsidR="00C33843" w:rsidRPr="007D7937" w:rsidDel="00A825BF">
                  <w:rPr>
                    <w:rFonts w:hAnsi="바탕" w:hint="eastAsia"/>
                    <w:b/>
                    <w:color w:val="000000"/>
                    <w:sz w:val="22"/>
                  </w:rPr>
                  <w:delText xml:space="preserve">  (인</w:delText>
                </w:r>
              </w:del>
              <w:r w:rsidR="00C33843" w:rsidRPr="007D7937">
                <w:rPr>
                  <w:rFonts w:hAnsi="바탕" w:hint="eastAsia"/>
                  <w:b/>
                  <w:color w:val="000000"/>
                  <w:sz w:val="22"/>
                </w:rPr>
                <w:t>)</w:t>
              </w:r>
            </w:ins>
            <w:del w:id="132" w:author="ybcho2" w:date="2022-09-02T13:58:00Z">
              <w:r w:rsidRPr="0065455F" w:rsidDel="00C33843">
                <w:rPr>
                  <w:rFonts w:hAnsi="바탕" w:hint="eastAsia"/>
                  <w:b/>
                  <w:color w:val="000000"/>
                  <w:sz w:val="22"/>
                </w:rPr>
                <w:delText xml:space="preserve"> </w:delText>
              </w:r>
              <w:r w:rsidR="00D22D04" w:rsidDel="00C33843">
                <w:rPr>
                  <w:rFonts w:hAnsi="바탕" w:hint="eastAsia"/>
                  <w:b/>
                  <w:color w:val="000000"/>
                  <w:sz w:val="22"/>
                </w:rPr>
                <w:delText>장</w:delText>
              </w:r>
              <w:r w:rsidRPr="0065455F" w:rsidDel="00C33843">
                <w:rPr>
                  <w:rFonts w:hAnsi="바탕" w:hint="eastAsia"/>
                  <w:b/>
                  <w:color w:val="000000"/>
                  <w:sz w:val="22"/>
                </w:rPr>
                <w:delText xml:space="preserve">  </w:delText>
              </w:r>
              <w:r w:rsidR="00D22D04" w:rsidDel="00C33843">
                <w:rPr>
                  <w:rFonts w:hAnsi="바탕" w:hint="eastAsia"/>
                  <w:b/>
                  <w:color w:val="000000"/>
                  <w:sz w:val="22"/>
                </w:rPr>
                <w:delText>광</w:delText>
              </w:r>
              <w:r w:rsidRPr="0065455F" w:rsidDel="00C33843">
                <w:rPr>
                  <w:rFonts w:hAnsi="바탕" w:hint="eastAsia"/>
                  <w:b/>
                  <w:color w:val="000000"/>
                  <w:sz w:val="22"/>
                </w:rPr>
                <w:delText xml:space="preserve">  </w:delText>
              </w:r>
              <w:r w:rsidR="00D22D04" w:rsidDel="00C33843">
                <w:rPr>
                  <w:rFonts w:hAnsi="바탕" w:hint="eastAsia"/>
                  <w:b/>
                  <w:color w:val="000000"/>
                  <w:sz w:val="22"/>
                </w:rPr>
                <w:delText>수</w:delText>
              </w:r>
              <w:r w:rsidRPr="0065455F" w:rsidDel="00C33843">
                <w:rPr>
                  <w:rFonts w:hAnsi="바탕" w:hint="eastAsia"/>
                  <w:b/>
                  <w:color w:val="000000"/>
                  <w:sz w:val="22"/>
                </w:rPr>
                <w:delText xml:space="preserve">  (인)</w:delText>
              </w:r>
            </w:del>
          </w:p>
        </w:tc>
        <w:tc>
          <w:tcPr>
            <w:tcW w:w="5220" w:type="dxa"/>
            <w:tcBorders>
              <w:left w:val="nil"/>
            </w:tcBorders>
            <w:vAlign w:val="center"/>
          </w:tcPr>
          <w:p w14:paraId="553B5E44" w14:textId="77777777" w:rsidR="001C7CDF" w:rsidRDefault="001C7CDF" w:rsidP="000E7603">
            <w:pPr>
              <w:rPr>
                <w:rFonts w:ascii="맑은 고딕" w:eastAsia="맑은 고딕" w:hAnsi="맑은 고딕"/>
                <w:b/>
                <w:sz w:val="22"/>
              </w:rPr>
            </w:pPr>
          </w:p>
          <w:p w14:paraId="619C496B" w14:textId="77777777" w:rsidR="00FE5B5F" w:rsidRDefault="00FE5B5F" w:rsidP="000E7603">
            <w:pPr>
              <w:rPr>
                <w:rFonts w:ascii="맑은 고딕" w:eastAsia="맑은 고딕" w:hAnsi="맑은 고딕"/>
                <w:b/>
                <w:sz w:val="22"/>
              </w:rPr>
            </w:pPr>
          </w:p>
          <w:p w14:paraId="43B96B3B" w14:textId="77777777" w:rsidR="00FE5B5F" w:rsidRPr="007D7937" w:rsidRDefault="00FE5B5F" w:rsidP="00FE5B5F">
            <w:pPr>
              <w:ind w:leftChars="400" w:left="800" w:firstLineChars="50" w:firstLine="110"/>
              <w:rPr>
                <w:rFonts w:ascii="맑은 고딕" w:eastAsia="맑은 고딕" w:hAnsi="맑은 고딕"/>
                <w:b/>
                <w:sz w:val="22"/>
              </w:rPr>
            </w:pPr>
            <w:r w:rsidRPr="007D7937">
              <w:rPr>
                <w:rFonts w:ascii="맑은 고딕" w:eastAsia="맑은 고딕" w:hAnsi="맑은 고딕"/>
                <w:b/>
                <w:sz w:val="22"/>
              </w:rPr>
              <w:t>“</w:t>
            </w:r>
            <w:r w:rsidRPr="007D7937">
              <w:rPr>
                <w:rFonts w:ascii="맑은 고딕" w:eastAsia="맑은 고딕" w:hAnsi="맑은 고딕" w:hint="eastAsia"/>
                <w:b/>
                <w:sz w:val="22"/>
              </w:rPr>
              <w:t>을</w:t>
            </w:r>
            <w:r w:rsidRPr="007D7937">
              <w:rPr>
                <w:rFonts w:ascii="맑은 고딕" w:eastAsia="맑은 고딕" w:hAnsi="맑은 고딕"/>
                <w:b/>
                <w:sz w:val="22"/>
              </w:rPr>
              <w:t>”</w:t>
            </w:r>
          </w:p>
          <w:p w14:paraId="3B539CB6" w14:textId="37C8A029" w:rsidR="00FE5B5F" w:rsidRDefault="00D22D04" w:rsidP="00FE5B5F">
            <w:pPr>
              <w:ind w:leftChars="400" w:left="800"/>
              <w:rPr>
                <w:rFonts w:hAnsi="바탕"/>
                <w:b/>
                <w:color w:val="000000"/>
                <w:sz w:val="22"/>
              </w:rPr>
            </w:pPr>
            <w:r>
              <w:rPr>
                <w:rFonts w:hAnsi="바탕" w:hint="eastAsia"/>
                <w:b/>
                <w:color w:val="000000"/>
                <w:sz w:val="22"/>
              </w:rPr>
              <w:t>경</w:t>
            </w:r>
            <w:ins w:id="133" w:author="ybcho2" w:date="2022-09-02T13:58:00Z">
              <w:r w:rsidR="00651685">
                <w:rPr>
                  <w:rFonts w:hAnsi="바탕" w:hint="eastAsia"/>
                  <w:b/>
                  <w:color w:val="000000"/>
                  <w:sz w:val="22"/>
                </w:rPr>
                <w:t>기</w:t>
              </w:r>
            </w:ins>
            <w:del w:id="134" w:author="ybcho2" w:date="2022-09-02T13:58:00Z">
              <w:r w:rsidDel="00651685">
                <w:rPr>
                  <w:rFonts w:hAnsi="바탕" w:hint="eastAsia"/>
                  <w:b/>
                  <w:color w:val="000000"/>
                  <w:sz w:val="22"/>
                </w:rPr>
                <w:delText>리</w:delText>
              </w:r>
            </w:del>
            <w:r>
              <w:rPr>
                <w:rFonts w:hAnsi="바탕" w:hint="eastAsia"/>
                <w:b/>
                <w:color w:val="000000"/>
                <w:sz w:val="22"/>
              </w:rPr>
              <w:t>도</w:t>
            </w:r>
            <w:r w:rsidR="00FE5B5F" w:rsidRPr="007D7937">
              <w:rPr>
                <w:rFonts w:hAnsi="바탕" w:hint="eastAsia"/>
                <w:b/>
                <w:color w:val="000000"/>
                <w:sz w:val="22"/>
              </w:rPr>
              <w:t xml:space="preserve"> </w:t>
            </w:r>
            <w:r>
              <w:rPr>
                <w:rFonts w:hAnsi="바탕" w:hint="eastAsia"/>
                <w:b/>
                <w:color w:val="000000"/>
                <w:sz w:val="22"/>
              </w:rPr>
              <w:t>성남시</w:t>
            </w:r>
            <w:r w:rsidR="00FE5B5F" w:rsidRPr="007D7937">
              <w:rPr>
                <w:rFonts w:hAnsi="바탕" w:hint="eastAsia"/>
                <w:b/>
                <w:color w:val="000000"/>
                <w:sz w:val="22"/>
              </w:rPr>
              <w:t xml:space="preserve"> </w:t>
            </w:r>
            <w:del w:id="135" w:author="ybcho2" w:date="2022-09-02T13:58:00Z">
              <w:r w:rsidDel="00CF5F5D">
                <w:rPr>
                  <w:rFonts w:hAnsi="바탕" w:hint="eastAsia"/>
                  <w:b/>
                  <w:color w:val="000000"/>
                  <w:sz w:val="22"/>
                </w:rPr>
                <w:delText>수정</w:delText>
              </w:r>
            </w:del>
            <w:ins w:id="136" w:author="ybcho2" w:date="2022-09-02T13:58:00Z">
              <w:r w:rsidR="00CF5F5D">
                <w:rPr>
                  <w:rFonts w:hAnsi="바탕" w:hint="eastAsia"/>
                  <w:b/>
                  <w:color w:val="000000"/>
                  <w:sz w:val="22"/>
                </w:rPr>
                <w:t>중</w:t>
              </w:r>
            </w:ins>
            <w:ins w:id="137" w:author="ybcho2" w:date="2022-09-02T13:59:00Z">
              <w:r w:rsidR="00CF5F5D">
                <w:rPr>
                  <w:rFonts w:hAnsi="바탕" w:hint="eastAsia"/>
                  <w:b/>
                  <w:color w:val="000000"/>
                  <w:sz w:val="22"/>
                </w:rPr>
                <w:t>원</w:t>
              </w:r>
            </w:ins>
            <w:r>
              <w:rPr>
                <w:rFonts w:hAnsi="바탕" w:hint="eastAsia"/>
                <w:b/>
                <w:color w:val="000000"/>
                <w:sz w:val="22"/>
              </w:rPr>
              <w:t>구</w:t>
            </w:r>
            <w:r w:rsidR="00FE5B5F" w:rsidRPr="007D7937">
              <w:rPr>
                <w:rFonts w:hAnsi="바탕" w:hint="eastAsia"/>
                <w:b/>
                <w:color w:val="000000"/>
                <w:sz w:val="22"/>
              </w:rPr>
              <w:t xml:space="preserve"> </w:t>
            </w:r>
            <w:del w:id="138" w:author="ybcho2" w:date="2022-09-02T13:59:00Z">
              <w:r w:rsidDel="00CF5F5D">
                <w:rPr>
                  <w:rFonts w:hAnsi="바탕" w:hint="eastAsia"/>
                  <w:b/>
                  <w:color w:val="000000"/>
                  <w:sz w:val="22"/>
                </w:rPr>
                <w:delText>창업로 42</w:delText>
              </w:r>
            </w:del>
            <w:proofErr w:type="spellStart"/>
            <w:ins w:id="139" w:author="ybcho2" w:date="2022-09-02T13:59:00Z">
              <w:r w:rsidR="00CF5F5D">
                <w:rPr>
                  <w:rFonts w:hAnsi="바탕" w:hint="eastAsia"/>
                  <w:b/>
                  <w:color w:val="000000"/>
                  <w:sz w:val="22"/>
                </w:rPr>
                <w:t>사기막골로</w:t>
              </w:r>
              <w:proofErr w:type="spellEnd"/>
              <w:r w:rsidR="00CF5F5D">
                <w:rPr>
                  <w:rFonts w:hAnsi="바탕" w:hint="eastAsia"/>
                  <w:b/>
                  <w:color w:val="000000"/>
                  <w:sz w:val="22"/>
                </w:rPr>
                <w:t xml:space="preserve"> </w:t>
              </w:r>
              <w:r w:rsidR="00CF5F5D">
                <w:rPr>
                  <w:rFonts w:hAnsi="바탕"/>
                  <w:b/>
                  <w:color w:val="000000"/>
                  <w:sz w:val="22"/>
                </w:rPr>
                <w:t>62</w:t>
              </w:r>
            </w:ins>
          </w:p>
          <w:p w14:paraId="48250F92" w14:textId="335B0168" w:rsidR="00D22D04" w:rsidRPr="007D7937" w:rsidRDefault="00D22D04" w:rsidP="00FE5B5F">
            <w:pPr>
              <w:ind w:leftChars="400" w:left="800"/>
              <w:rPr>
                <w:rFonts w:hAnsi="바탕"/>
                <w:b/>
                <w:color w:val="000000"/>
                <w:sz w:val="22"/>
              </w:rPr>
            </w:pPr>
            <w:del w:id="140" w:author="ybcho2" w:date="2022-09-02T14:00:00Z">
              <w:r w:rsidDel="00CF5F5D">
                <w:rPr>
                  <w:rFonts w:hAnsi="바탕" w:hint="eastAsia"/>
                  <w:b/>
                  <w:color w:val="000000"/>
                  <w:sz w:val="22"/>
                </w:rPr>
                <w:delText>판교테크노밸리</w:delText>
              </w:r>
            </w:del>
            <w:proofErr w:type="spellStart"/>
            <w:ins w:id="141" w:author="ybcho2" w:date="2022-09-02T14:00:00Z">
              <w:r w:rsidR="00CF5F5D">
                <w:rPr>
                  <w:rFonts w:hAnsi="바탕" w:hint="eastAsia"/>
                  <w:b/>
                  <w:color w:val="000000"/>
                  <w:sz w:val="22"/>
                </w:rPr>
                <w:t>번길</w:t>
              </w:r>
              <w:proofErr w:type="spellEnd"/>
              <w:r w:rsidR="00CF5F5D">
                <w:rPr>
                  <w:rFonts w:hAnsi="바탕" w:hint="eastAsia"/>
                  <w:b/>
                  <w:color w:val="000000"/>
                  <w:sz w:val="22"/>
                </w:rPr>
                <w:t xml:space="preserve"> </w:t>
              </w:r>
              <w:r w:rsidR="00CF5F5D">
                <w:rPr>
                  <w:rFonts w:hAnsi="바탕"/>
                  <w:b/>
                  <w:color w:val="000000"/>
                  <w:sz w:val="22"/>
                </w:rPr>
                <w:t>33,</w:t>
              </w:r>
            </w:ins>
            <w:r>
              <w:rPr>
                <w:rFonts w:hAnsi="바탕" w:hint="eastAsia"/>
                <w:b/>
                <w:color w:val="000000"/>
                <w:sz w:val="22"/>
              </w:rPr>
              <w:t xml:space="preserve"> </w:t>
            </w:r>
            <w:del w:id="142" w:author="ybcho2" w:date="2022-09-02T14:00:00Z">
              <w:r w:rsidDel="00CF5F5D">
                <w:rPr>
                  <w:rFonts w:hAnsi="바탕" w:hint="eastAsia"/>
                  <w:b/>
                  <w:color w:val="000000"/>
                  <w:sz w:val="22"/>
                </w:rPr>
                <w:delText>경기기업성장센터 901</w:delText>
              </w:r>
            </w:del>
            <w:ins w:id="143" w:author="ybcho2" w:date="2022-09-02T14:00:00Z">
              <w:r w:rsidR="00CF5F5D">
                <w:rPr>
                  <w:rFonts w:hAnsi="바탕" w:hint="eastAsia"/>
                  <w:b/>
                  <w:color w:val="000000"/>
                  <w:sz w:val="22"/>
                </w:rPr>
                <w:t>S1207</w:t>
              </w:r>
            </w:ins>
          </w:p>
          <w:p w14:paraId="11AFC9A3" w14:textId="6C3505C0" w:rsidR="00FE5B5F" w:rsidRPr="007D7937" w:rsidRDefault="00FE5B5F" w:rsidP="00FE5B5F">
            <w:pPr>
              <w:ind w:leftChars="400" w:left="800"/>
              <w:rPr>
                <w:rFonts w:hAnsi="바탕"/>
                <w:b/>
                <w:color w:val="000000"/>
                <w:sz w:val="22"/>
              </w:rPr>
            </w:pPr>
            <w:r w:rsidRPr="007D7937">
              <w:rPr>
                <w:rFonts w:hAnsi="바탕" w:hint="eastAsia"/>
                <w:b/>
                <w:color w:val="000000"/>
                <w:sz w:val="22"/>
              </w:rPr>
              <w:t>주식회사</w:t>
            </w:r>
            <w:r w:rsidR="00D22D04">
              <w:rPr>
                <w:rFonts w:hAnsi="바탕" w:hint="eastAsia"/>
                <w:b/>
                <w:color w:val="000000"/>
                <w:sz w:val="22"/>
              </w:rPr>
              <w:t xml:space="preserve"> </w:t>
            </w:r>
            <w:del w:id="144" w:author="ybcho2" w:date="2022-09-02T14:00:00Z">
              <w:r w:rsidR="00D22D04" w:rsidDel="00CF5F5D">
                <w:rPr>
                  <w:rFonts w:hAnsi="바탕" w:hint="eastAsia"/>
                  <w:b/>
                  <w:color w:val="000000"/>
                  <w:sz w:val="22"/>
                </w:rPr>
                <w:delText>로보케어</w:delText>
              </w:r>
            </w:del>
            <w:ins w:id="145" w:author="ybcho2" w:date="2022-09-02T14:00:00Z">
              <w:r w:rsidR="00CF5F5D">
                <w:rPr>
                  <w:rFonts w:hAnsi="바탕" w:hint="eastAsia"/>
                  <w:b/>
                  <w:color w:val="000000"/>
                  <w:sz w:val="22"/>
                </w:rPr>
                <w:t>엠제이아이티</w:t>
              </w:r>
            </w:ins>
          </w:p>
          <w:p w14:paraId="1FD72BB0" w14:textId="76059C4F" w:rsidR="00FE5B5F" w:rsidRPr="007D7937" w:rsidRDefault="00FE5B5F" w:rsidP="00FE5B5F">
            <w:pPr>
              <w:ind w:leftChars="400" w:left="800"/>
              <w:rPr>
                <w:rFonts w:ascii="맑은 고딕" w:eastAsia="맑은 고딕" w:hAnsi="맑은 고딕"/>
                <w:b/>
                <w:sz w:val="22"/>
              </w:rPr>
            </w:pPr>
            <w:proofErr w:type="gramStart"/>
            <w:r w:rsidRPr="007D7937">
              <w:rPr>
                <w:rFonts w:hAnsi="바탕" w:hint="eastAsia"/>
                <w:b/>
                <w:color w:val="000000"/>
                <w:sz w:val="22"/>
              </w:rPr>
              <w:t xml:space="preserve">대표이사  </w:t>
            </w:r>
            <w:r w:rsidR="00D22D04">
              <w:rPr>
                <w:rFonts w:hAnsi="바탕" w:hint="eastAsia"/>
                <w:b/>
                <w:color w:val="000000"/>
                <w:sz w:val="22"/>
              </w:rPr>
              <w:t>김</w:t>
            </w:r>
            <w:proofErr w:type="gramEnd"/>
            <w:r w:rsidRPr="007D7937">
              <w:rPr>
                <w:rFonts w:hAnsi="바탕" w:hint="eastAsia"/>
                <w:b/>
                <w:color w:val="000000"/>
                <w:sz w:val="22"/>
              </w:rPr>
              <w:t xml:space="preserve">  </w:t>
            </w:r>
            <w:del w:id="146" w:author="ybcho2" w:date="2022-09-02T14:00:00Z">
              <w:r w:rsidR="00D22D04" w:rsidDel="00CF5F5D">
                <w:rPr>
                  <w:rFonts w:hAnsi="바탕" w:hint="eastAsia"/>
                  <w:b/>
                  <w:color w:val="000000"/>
                  <w:sz w:val="22"/>
                </w:rPr>
                <w:delText>덕</w:delText>
              </w:r>
            </w:del>
            <w:ins w:id="147" w:author="ybcho2" w:date="2022-09-02T14:00:00Z">
              <w:r w:rsidR="00CF5F5D">
                <w:rPr>
                  <w:rFonts w:hAnsi="바탕" w:hint="eastAsia"/>
                  <w:b/>
                  <w:color w:val="000000"/>
                  <w:sz w:val="22"/>
                </w:rPr>
                <w:t>미</w:t>
              </w:r>
            </w:ins>
            <w:r w:rsidRPr="007D7937">
              <w:rPr>
                <w:rFonts w:hAnsi="바탕" w:hint="eastAsia"/>
                <w:b/>
                <w:color w:val="000000"/>
                <w:sz w:val="22"/>
              </w:rPr>
              <w:t xml:space="preserve">  </w:t>
            </w:r>
            <w:del w:id="148" w:author="ybcho2" w:date="2022-09-02T14:00:00Z">
              <w:r w:rsidR="00D22D04" w:rsidDel="00CF5F5D">
                <w:rPr>
                  <w:rFonts w:hAnsi="바탕" w:hint="eastAsia"/>
                  <w:b/>
                  <w:color w:val="000000"/>
                  <w:sz w:val="22"/>
                </w:rPr>
                <w:delText>준</w:delText>
              </w:r>
            </w:del>
            <w:proofErr w:type="gramStart"/>
            <w:ins w:id="149" w:author="ybcho2" w:date="2022-09-02T14:00:00Z">
              <w:r w:rsidR="00CF5F5D">
                <w:rPr>
                  <w:rFonts w:hAnsi="바탕" w:hint="eastAsia"/>
                  <w:b/>
                  <w:color w:val="000000"/>
                  <w:sz w:val="22"/>
                </w:rPr>
                <w:t>정</w:t>
              </w:r>
            </w:ins>
            <w:r w:rsidRPr="007D7937">
              <w:rPr>
                <w:rFonts w:hAnsi="바탕" w:hint="eastAsia"/>
                <w:b/>
                <w:color w:val="000000"/>
                <w:sz w:val="22"/>
              </w:rPr>
              <w:t xml:space="preserve">  (</w:t>
            </w:r>
            <w:proofErr w:type="gramEnd"/>
            <w:r w:rsidRPr="007D7937">
              <w:rPr>
                <w:rFonts w:hAnsi="바탕" w:hint="eastAsia"/>
                <w:b/>
                <w:color w:val="000000"/>
                <w:sz w:val="22"/>
              </w:rPr>
              <w:t>인)</w:t>
            </w:r>
            <w:r w:rsidRPr="007D7937">
              <w:rPr>
                <w:rFonts w:ascii="맑은 고딕" w:eastAsia="맑은 고딕" w:hAnsi="맑은 고딕" w:hint="eastAsia"/>
                <w:b/>
                <w:sz w:val="22"/>
              </w:rPr>
              <w:t xml:space="preserve"> </w:t>
            </w:r>
          </w:p>
          <w:p w14:paraId="1CB3BEA1" w14:textId="77777777" w:rsidR="001C7CDF" w:rsidRPr="007D7937" w:rsidRDefault="001C7CDF" w:rsidP="00FE5B5F">
            <w:pPr>
              <w:rPr>
                <w:rFonts w:ascii="맑은 고딕" w:eastAsia="맑은 고딕" w:hAnsi="맑은 고딕"/>
                <w:b/>
                <w:sz w:val="22"/>
              </w:rPr>
            </w:pPr>
          </w:p>
          <w:p w14:paraId="36A4E91A" w14:textId="77777777" w:rsidR="001C7CDF" w:rsidRPr="007D7937" w:rsidRDefault="001C7CDF" w:rsidP="000E7603">
            <w:pPr>
              <w:rPr>
                <w:rFonts w:ascii="맑은 고딕" w:eastAsia="맑은 고딕" w:hAnsi="맑은 고딕"/>
                <w:b/>
                <w:sz w:val="22"/>
              </w:rPr>
            </w:pPr>
          </w:p>
        </w:tc>
      </w:tr>
    </w:tbl>
    <w:p w14:paraId="680798B8" w14:textId="50D33C7D" w:rsidR="001C7CDF" w:rsidRDefault="001C7CDF">
      <w:pPr>
        <w:rPr>
          <w:sz w:val="40"/>
          <w:szCs w:val="40"/>
        </w:rPr>
      </w:pPr>
    </w:p>
    <w:p w14:paraId="067ABE76" w14:textId="77777777" w:rsidR="001C7CDF" w:rsidRDefault="001C7CDF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DE972C2" w14:textId="77777777" w:rsidR="00C95AD3" w:rsidRPr="009D2909" w:rsidRDefault="00C95AD3" w:rsidP="00C95AD3">
      <w:pPr>
        <w:jc w:val="center"/>
        <w:rPr>
          <w:sz w:val="40"/>
          <w:szCs w:val="40"/>
        </w:rPr>
      </w:pPr>
      <w:r w:rsidRPr="009D2909">
        <w:rPr>
          <w:rFonts w:hint="eastAsia"/>
          <w:sz w:val="40"/>
          <w:szCs w:val="40"/>
        </w:rPr>
        <w:lastRenderedPageBreak/>
        <w:t>계약일반조건</w:t>
      </w:r>
    </w:p>
    <w:p w14:paraId="6FE457A9" w14:textId="77777777" w:rsidR="00C95AD3" w:rsidRDefault="00C95AD3" w:rsidP="00C95AD3"/>
    <w:p w14:paraId="2603F0C6" w14:textId="77777777" w:rsidR="00C95AD3" w:rsidRPr="004D7B50" w:rsidRDefault="00C95AD3" w:rsidP="00C95AD3">
      <w:pPr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제1조 (계약의 목적)</w:t>
      </w:r>
    </w:p>
    <w:p w14:paraId="00389182" w14:textId="39EC737C" w:rsidR="00C95AD3" w:rsidRPr="008777A0" w:rsidRDefault="00443EBA" w:rsidP="00443EBA">
      <w:pPr>
        <w:pStyle w:val="a4"/>
        <w:spacing w:before="60" w:beforeAutospacing="0" w:after="60" w:afterAutospacing="0" w:line="340" w:lineRule="atLeast"/>
        <w:rPr>
          <w:rFonts w:asciiTheme="minorHAnsi" w:eastAsiaTheme="minorHAnsi" w:hAnsiTheme="minorHAnsi"/>
          <w:sz w:val="22"/>
          <w:szCs w:val="22"/>
        </w:rPr>
      </w:pPr>
      <w:r w:rsidRPr="008777A0">
        <w:rPr>
          <w:rFonts w:asciiTheme="minorHAnsi" w:eastAsiaTheme="minorHAnsi" w:hAnsiTheme="minorHAnsi" w:hint="eastAsia"/>
          <w:sz w:val="22"/>
          <w:szCs w:val="22"/>
        </w:rPr>
        <w:t>주식회사</w:t>
      </w:r>
      <w:r w:rsidR="00F97981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del w:id="150" w:author="ybcho2" w:date="2022-09-02T13:39:00Z">
        <w:r w:rsidR="00D22D04" w:rsidDel="003E6618">
          <w:rPr>
            <w:rFonts w:asciiTheme="minorHAnsi" w:eastAsiaTheme="minorHAnsi" w:hAnsiTheme="minorHAnsi" w:hint="eastAsia"/>
            <w:sz w:val="22"/>
            <w:szCs w:val="22"/>
          </w:rPr>
          <w:delText>글로벌스탠다드테크놀로지</w:delText>
        </w:r>
      </w:del>
      <w:proofErr w:type="spellStart"/>
      <w:ins w:id="151" w:author="강석남 부장" w:date="2026-01-13T12:49:00Z" w16du:dateUtc="2026-01-13T03:49:00Z">
        <w:r w:rsidR="00A825BF">
          <w:rPr>
            <w:rFonts w:asciiTheme="minorHAnsi" w:eastAsiaTheme="minorHAnsi" w:hAnsiTheme="minorHAnsi" w:hint="eastAsia"/>
            <w:sz w:val="22"/>
            <w:szCs w:val="22"/>
          </w:rPr>
          <w:t>글로벌스탠다드테크놀로지</w:t>
        </w:r>
      </w:ins>
      <w:proofErr w:type="spellEnd"/>
      <w:ins w:id="152" w:author="ybcho2" w:date="2022-09-02T13:39:00Z">
        <w:del w:id="153" w:author="강석남 부장" w:date="2026-01-13T12:49:00Z" w16du:dateUtc="2026-01-13T03:49:00Z">
          <w:r w:rsidR="003E6618" w:rsidDel="00A825BF">
            <w:rPr>
              <w:rFonts w:asciiTheme="minorHAnsi" w:eastAsiaTheme="minorHAnsi" w:hAnsiTheme="minorHAnsi" w:hint="eastAsia"/>
              <w:sz w:val="22"/>
              <w:szCs w:val="22"/>
            </w:rPr>
            <w:delText>로보케어</w:delText>
          </w:r>
        </w:del>
      </w:ins>
      <w:r w:rsidRPr="008777A0">
        <w:rPr>
          <w:rFonts w:asciiTheme="minorHAnsi" w:eastAsiaTheme="minorHAnsi" w:hAnsiTheme="minorHAnsi" w:hint="eastAsia"/>
          <w:sz w:val="22"/>
          <w:szCs w:val="22"/>
        </w:rPr>
        <w:t xml:space="preserve">(이하 "갑")와 </w:t>
      </w:r>
      <w:r w:rsidR="00A80E1C">
        <w:rPr>
          <w:rFonts w:asciiTheme="minorHAnsi" w:eastAsiaTheme="minorHAnsi" w:hAnsiTheme="minorHAnsi" w:hint="eastAsia"/>
          <w:sz w:val="22"/>
          <w:szCs w:val="22"/>
        </w:rPr>
        <w:t>주식회사</w:t>
      </w:r>
      <w:r w:rsidR="00D22D04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del w:id="154" w:author="ybcho2" w:date="2022-09-02T13:40:00Z">
        <w:r w:rsidR="00D22D04" w:rsidDel="003E6618">
          <w:rPr>
            <w:rFonts w:asciiTheme="minorHAnsi" w:eastAsiaTheme="minorHAnsi" w:hAnsiTheme="minorHAnsi" w:hint="eastAsia"/>
            <w:sz w:val="22"/>
            <w:szCs w:val="22"/>
          </w:rPr>
          <w:delText>로보케어</w:delText>
        </w:r>
      </w:del>
      <w:ins w:id="155" w:author="ybcho2" w:date="2022-09-02T13:40:00Z">
        <w:r w:rsidR="003E6618">
          <w:rPr>
            <w:rFonts w:asciiTheme="minorHAnsi" w:eastAsiaTheme="minorHAnsi" w:hAnsiTheme="minorHAnsi" w:hint="eastAsia"/>
            <w:sz w:val="22"/>
            <w:szCs w:val="22"/>
          </w:rPr>
          <w:t>엠제이아이티</w:t>
        </w:r>
      </w:ins>
      <w:r w:rsidRPr="008777A0">
        <w:rPr>
          <w:rFonts w:asciiTheme="minorHAnsi" w:eastAsiaTheme="minorHAnsi" w:hAnsiTheme="minorHAnsi" w:hint="eastAsia"/>
          <w:sz w:val="22"/>
          <w:szCs w:val="22"/>
        </w:rPr>
        <w:t xml:space="preserve">(이하 "을")는 </w:t>
      </w:r>
      <w:r w:rsidRPr="008777A0">
        <w:rPr>
          <w:rFonts w:asciiTheme="minorHAnsi" w:eastAsiaTheme="minorHAnsi" w:hAnsiTheme="minorHAnsi"/>
          <w:sz w:val="22"/>
          <w:szCs w:val="22"/>
        </w:rPr>
        <w:t>“</w:t>
      </w:r>
      <w:r w:rsidRPr="008777A0">
        <w:rPr>
          <w:rFonts w:asciiTheme="minorHAnsi" w:eastAsiaTheme="minorHAnsi" w:hAnsiTheme="minorHAnsi" w:hint="eastAsia"/>
          <w:sz w:val="22"/>
          <w:szCs w:val="22"/>
        </w:rPr>
        <w:t>을</w:t>
      </w:r>
      <w:r w:rsidRPr="008777A0">
        <w:rPr>
          <w:rFonts w:asciiTheme="minorHAnsi" w:eastAsiaTheme="minorHAnsi" w:hAnsiTheme="minorHAnsi"/>
          <w:sz w:val="22"/>
          <w:szCs w:val="22"/>
        </w:rPr>
        <w:t>”</w:t>
      </w:r>
      <w:r w:rsidRPr="008777A0">
        <w:rPr>
          <w:rFonts w:asciiTheme="minorHAnsi" w:eastAsiaTheme="minorHAnsi" w:hAnsiTheme="minorHAnsi" w:hint="eastAsia"/>
          <w:sz w:val="22"/>
          <w:szCs w:val="22"/>
        </w:rPr>
        <w:t>이</w:t>
      </w:r>
      <w:r w:rsidR="0049094D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8777A0">
        <w:rPr>
          <w:rFonts w:asciiTheme="minorHAnsi" w:eastAsiaTheme="minorHAnsi" w:hAnsiTheme="minorHAnsi"/>
          <w:sz w:val="22"/>
          <w:szCs w:val="22"/>
        </w:rPr>
        <w:t>“</w:t>
      </w:r>
      <w:r w:rsidRPr="008777A0">
        <w:rPr>
          <w:rFonts w:asciiTheme="minorHAnsi" w:eastAsiaTheme="minorHAnsi" w:hAnsiTheme="minorHAnsi" w:hint="eastAsia"/>
          <w:sz w:val="22"/>
          <w:szCs w:val="22"/>
        </w:rPr>
        <w:t>갑</w:t>
      </w:r>
      <w:r w:rsidRPr="008777A0">
        <w:rPr>
          <w:rFonts w:asciiTheme="minorHAnsi" w:eastAsiaTheme="minorHAnsi" w:hAnsiTheme="minorHAnsi"/>
          <w:sz w:val="22"/>
          <w:szCs w:val="22"/>
        </w:rPr>
        <w:t>”</w:t>
      </w:r>
      <w:r w:rsidR="00695990">
        <w:rPr>
          <w:rFonts w:asciiTheme="minorHAnsi" w:eastAsiaTheme="minorHAnsi" w:hAnsiTheme="minorHAnsi" w:hint="eastAsia"/>
          <w:sz w:val="22"/>
          <w:szCs w:val="22"/>
        </w:rPr>
        <w:t xml:space="preserve">에게 </w:t>
      </w:r>
      <w:r w:rsidR="00A80E1C">
        <w:rPr>
          <w:rFonts w:asciiTheme="minorHAnsi" w:eastAsiaTheme="minorHAnsi" w:hAnsiTheme="minorHAnsi" w:hint="eastAsia"/>
          <w:sz w:val="22"/>
          <w:szCs w:val="22"/>
        </w:rPr>
        <w:t>IT서비스</w:t>
      </w:r>
      <w:r w:rsidRPr="008777A0">
        <w:rPr>
          <w:rFonts w:asciiTheme="minorHAnsi" w:eastAsiaTheme="minorHAnsi" w:hAnsiTheme="minorHAnsi" w:hint="eastAsia"/>
          <w:sz w:val="22"/>
          <w:szCs w:val="22"/>
        </w:rPr>
        <w:t xml:space="preserve">를 제공하는 것과 관련하여 다음과 같은 조건으로 계약(이하 </w:t>
      </w:r>
      <w:r w:rsidRPr="008777A0">
        <w:rPr>
          <w:rFonts w:asciiTheme="minorHAnsi" w:eastAsiaTheme="minorHAnsi" w:hAnsiTheme="minorHAnsi"/>
          <w:sz w:val="22"/>
          <w:szCs w:val="22"/>
        </w:rPr>
        <w:t>“</w:t>
      </w:r>
      <w:r w:rsidRPr="008777A0">
        <w:rPr>
          <w:rFonts w:asciiTheme="minorHAnsi" w:eastAsiaTheme="minorHAnsi" w:hAnsiTheme="minorHAnsi" w:hint="eastAsia"/>
          <w:sz w:val="22"/>
          <w:szCs w:val="22"/>
        </w:rPr>
        <w:t>본 계약</w:t>
      </w:r>
      <w:r w:rsidRPr="008777A0">
        <w:rPr>
          <w:rFonts w:asciiTheme="minorHAnsi" w:eastAsiaTheme="minorHAnsi" w:hAnsiTheme="minorHAnsi"/>
          <w:sz w:val="22"/>
          <w:szCs w:val="22"/>
        </w:rPr>
        <w:t>”</w:t>
      </w:r>
      <w:r w:rsidRPr="008777A0">
        <w:rPr>
          <w:rFonts w:asciiTheme="minorHAnsi" w:eastAsiaTheme="minorHAnsi" w:hAnsiTheme="minorHAnsi" w:hint="eastAsia"/>
          <w:sz w:val="22"/>
          <w:szCs w:val="22"/>
        </w:rPr>
        <w:t>)을 체결한다.</w:t>
      </w:r>
    </w:p>
    <w:p w14:paraId="1532D6D6" w14:textId="77777777" w:rsidR="00C95AD3" w:rsidRPr="00D22D04" w:rsidRDefault="00C95AD3" w:rsidP="00C95AD3">
      <w:pPr>
        <w:rPr>
          <w:rFonts w:eastAsiaTheme="minorHAnsi"/>
          <w:sz w:val="24"/>
          <w:szCs w:val="24"/>
        </w:rPr>
      </w:pPr>
    </w:p>
    <w:p w14:paraId="5A688278" w14:textId="77777777" w:rsidR="008F3ED5" w:rsidRPr="008F3ED5" w:rsidRDefault="00B26537" w:rsidP="008F3ED5">
      <w:pPr>
        <w:snapToGrid w:val="0"/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</w:t>
      </w:r>
      <w:r w:rsidRPr="004D7B50">
        <w:rPr>
          <w:rFonts w:eastAsiaTheme="minorHAnsi"/>
          <w:b/>
          <w:sz w:val="24"/>
          <w:szCs w:val="24"/>
        </w:rPr>
        <w:t>2조 (계약기간 및 계약금액)</w:t>
      </w:r>
    </w:p>
    <w:p w14:paraId="76621CAC" w14:textId="16382603" w:rsidR="008F3ED5" w:rsidRPr="008777A0" w:rsidRDefault="008F3ED5" w:rsidP="008F3ED5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>1. 본 계약의 계약기간은</w:t>
      </w:r>
      <w:r w:rsidR="0054702F" w:rsidRPr="008777A0">
        <w:rPr>
          <w:rFonts w:eastAsiaTheme="minorHAnsi"/>
          <w:sz w:val="22"/>
        </w:rPr>
        <w:t xml:space="preserve"> </w:t>
      </w:r>
      <w:r w:rsidR="00054ECF">
        <w:rPr>
          <w:rFonts w:eastAsiaTheme="minorHAnsi"/>
          <w:sz w:val="22"/>
        </w:rPr>
        <w:t>20</w:t>
      </w:r>
      <w:r w:rsidR="00245231">
        <w:rPr>
          <w:rFonts w:eastAsiaTheme="minorHAnsi"/>
          <w:sz w:val="22"/>
        </w:rPr>
        <w:t>2</w:t>
      </w:r>
      <w:ins w:id="156" w:author="강석남 부장" w:date="2026-01-13T12:49:00Z" w16du:dateUtc="2026-01-13T03:49:00Z">
        <w:r w:rsidR="00A825BF">
          <w:rPr>
            <w:rFonts w:eastAsiaTheme="minorHAnsi" w:hint="eastAsia"/>
            <w:sz w:val="22"/>
          </w:rPr>
          <w:t>6</w:t>
        </w:r>
      </w:ins>
      <w:ins w:id="157" w:author="yrbae" w:date="2022-03-14T14:24:00Z">
        <w:del w:id="158" w:author="강석남 부장" w:date="2023-04-12T11:14:00Z">
          <w:r w:rsidR="00613687" w:rsidDel="00930E69">
            <w:rPr>
              <w:rFonts w:eastAsiaTheme="minorHAnsi"/>
              <w:sz w:val="22"/>
            </w:rPr>
            <w:delText>2</w:delText>
          </w:r>
        </w:del>
      </w:ins>
      <w:del w:id="159" w:author="yrbae" w:date="2022-03-14T14:24:00Z">
        <w:r w:rsidR="00D8451E" w:rsidDel="00613687">
          <w:rPr>
            <w:rFonts w:eastAsiaTheme="minorHAnsi"/>
            <w:sz w:val="22"/>
          </w:rPr>
          <w:delText>1</w:delText>
        </w:r>
      </w:del>
      <w:r w:rsidRPr="008777A0">
        <w:rPr>
          <w:rFonts w:eastAsiaTheme="minorHAnsi"/>
          <w:sz w:val="22"/>
        </w:rPr>
        <w:t>년</w:t>
      </w:r>
      <w:r w:rsidR="0054702F" w:rsidRPr="008777A0">
        <w:rPr>
          <w:rFonts w:eastAsiaTheme="minorHAnsi"/>
          <w:sz w:val="22"/>
        </w:rPr>
        <w:t xml:space="preserve"> </w:t>
      </w:r>
      <w:del w:id="160" w:author="ybcho2" w:date="2022-09-02T13:41:00Z">
        <w:r w:rsidR="001A733D" w:rsidDel="003E6618">
          <w:rPr>
            <w:rFonts w:eastAsiaTheme="minorHAnsi" w:hint="eastAsia"/>
            <w:sz w:val="22"/>
          </w:rPr>
          <w:delText>5</w:delText>
        </w:r>
      </w:del>
      <w:ins w:id="161" w:author="강석남 부장" w:date="2026-01-13T12:49:00Z" w16du:dateUtc="2026-01-13T03:49:00Z">
        <w:r w:rsidR="00A825BF">
          <w:rPr>
            <w:rFonts w:eastAsiaTheme="minorHAnsi" w:hint="eastAsia"/>
            <w:sz w:val="22"/>
          </w:rPr>
          <w:t>1</w:t>
        </w:r>
      </w:ins>
      <w:ins w:id="162" w:author="ybcho2" w:date="2022-09-02T13:41:00Z">
        <w:del w:id="163" w:author="강석남 부장" w:date="2023-04-12T11:14:00Z">
          <w:r w:rsidR="003E6618" w:rsidDel="00930E69">
            <w:rPr>
              <w:rFonts w:eastAsiaTheme="minorHAnsi"/>
              <w:sz w:val="22"/>
            </w:rPr>
            <w:delText>9</w:delText>
          </w:r>
        </w:del>
      </w:ins>
      <w:r w:rsidRPr="008777A0">
        <w:rPr>
          <w:rFonts w:eastAsiaTheme="minorHAnsi"/>
          <w:sz w:val="22"/>
        </w:rPr>
        <w:t xml:space="preserve">월 </w:t>
      </w:r>
      <w:del w:id="164" w:author="ybcho2" w:date="2022-09-02T13:41:00Z">
        <w:r w:rsidRPr="008777A0" w:rsidDel="003E6618">
          <w:rPr>
            <w:rFonts w:eastAsiaTheme="minorHAnsi"/>
            <w:sz w:val="22"/>
          </w:rPr>
          <w:delText>1</w:delText>
        </w:r>
      </w:del>
      <w:ins w:id="165" w:author="강석남 부장" w:date="2023-04-12T11:14:00Z">
        <w:r w:rsidR="00930E69">
          <w:rPr>
            <w:rFonts w:eastAsiaTheme="minorHAnsi"/>
            <w:sz w:val="22"/>
          </w:rPr>
          <w:t>1</w:t>
        </w:r>
      </w:ins>
      <w:ins w:id="166" w:author="ybcho2" w:date="2022-09-02T13:41:00Z">
        <w:del w:id="167" w:author="강석남 부장" w:date="2023-04-12T11:14:00Z">
          <w:r w:rsidR="003E6618" w:rsidDel="00930E69">
            <w:rPr>
              <w:rFonts w:eastAsiaTheme="minorHAnsi"/>
              <w:sz w:val="22"/>
            </w:rPr>
            <w:delText>6</w:delText>
          </w:r>
        </w:del>
      </w:ins>
      <w:r w:rsidRPr="008777A0">
        <w:rPr>
          <w:rFonts w:eastAsiaTheme="minorHAnsi"/>
          <w:sz w:val="22"/>
        </w:rPr>
        <w:t>일부터</w:t>
      </w:r>
      <w:r w:rsidR="0054702F" w:rsidRPr="008777A0">
        <w:rPr>
          <w:rFonts w:eastAsiaTheme="minorHAnsi"/>
          <w:sz w:val="22"/>
        </w:rPr>
        <w:t xml:space="preserve"> </w:t>
      </w:r>
      <w:r w:rsidR="00054ECF">
        <w:rPr>
          <w:rFonts w:eastAsiaTheme="minorHAnsi"/>
          <w:sz w:val="22"/>
        </w:rPr>
        <w:t>20</w:t>
      </w:r>
      <w:r w:rsidR="00245231">
        <w:rPr>
          <w:rFonts w:eastAsiaTheme="minorHAnsi"/>
          <w:sz w:val="22"/>
        </w:rPr>
        <w:t>2</w:t>
      </w:r>
      <w:del w:id="168" w:author="yrbae" w:date="2022-03-14T14:24:00Z">
        <w:r w:rsidR="001A733D" w:rsidDel="00613687">
          <w:rPr>
            <w:rFonts w:eastAsiaTheme="minorHAnsi" w:hint="eastAsia"/>
            <w:sz w:val="22"/>
          </w:rPr>
          <w:delText>2</w:delText>
        </w:r>
      </w:del>
      <w:ins w:id="169" w:author="강석남 부장" w:date="2025-04-07T11:45:00Z" w16du:dateUtc="2025-04-07T02:45:00Z">
        <w:r w:rsidR="00164BAC">
          <w:rPr>
            <w:rFonts w:eastAsiaTheme="minorHAnsi" w:hint="eastAsia"/>
            <w:sz w:val="22"/>
          </w:rPr>
          <w:t>6</w:t>
        </w:r>
      </w:ins>
      <w:ins w:id="170" w:author="yrbae" w:date="2022-03-14T14:24:00Z">
        <w:del w:id="171" w:author="강석남 부장" w:date="2023-04-12T11:14:00Z">
          <w:r w:rsidR="00613687" w:rsidDel="00930E69">
            <w:rPr>
              <w:rFonts w:eastAsiaTheme="minorHAnsi"/>
              <w:sz w:val="22"/>
            </w:rPr>
            <w:delText>3</w:delText>
          </w:r>
        </w:del>
      </w:ins>
      <w:r w:rsidRPr="008777A0">
        <w:rPr>
          <w:rFonts w:eastAsiaTheme="minorHAnsi"/>
          <w:sz w:val="22"/>
        </w:rPr>
        <w:t xml:space="preserve">년 </w:t>
      </w:r>
      <w:ins w:id="172" w:author="강석남 부장" w:date="2026-01-13T12:49:00Z" w16du:dateUtc="2026-01-13T03:49:00Z">
        <w:r w:rsidR="00A825BF">
          <w:rPr>
            <w:rFonts w:eastAsiaTheme="minorHAnsi" w:hint="eastAsia"/>
            <w:sz w:val="22"/>
          </w:rPr>
          <w:t>12</w:t>
        </w:r>
      </w:ins>
      <w:del w:id="173" w:author="강석남 부장" w:date="2026-01-13T12:49:00Z" w16du:dateUtc="2026-01-13T03:49:00Z">
        <w:r w:rsidR="001A733D" w:rsidDel="00A825BF">
          <w:rPr>
            <w:rFonts w:eastAsiaTheme="minorHAnsi" w:hint="eastAsia"/>
            <w:sz w:val="22"/>
          </w:rPr>
          <w:delText>4</w:delText>
        </w:r>
      </w:del>
      <w:r w:rsidRPr="008777A0">
        <w:rPr>
          <w:rFonts w:eastAsiaTheme="minorHAnsi"/>
          <w:sz w:val="22"/>
        </w:rPr>
        <w:t>월 3</w:t>
      </w:r>
      <w:ins w:id="174" w:author="강석남 부장" w:date="2026-01-13T12:49:00Z" w16du:dateUtc="2026-01-13T03:49:00Z">
        <w:r w:rsidR="00A825BF">
          <w:rPr>
            <w:rFonts w:eastAsiaTheme="minorHAnsi" w:hint="eastAsia"/>
            <w:sz w:val="22"/>
          </w:rPr>
          <w:t>1</w:t>
        </w:r>
      </w:ins>
      <w:del w:id="175" w:author="강석남 부장" w:date="2026-01-13T12:49:00Z" w16du:dateUtc="2026-01-13T03:49:00Z">
        <w:r w:rsidR="001A733D" w:rsidDel="00A825BF">
          <w:rPr>
            <w:rFonts w:eastAsiaTheme="minorHAnsi" w:hint="eastAsia"/>
            <w:sz w:val="22"/>
          </w:rPr>
          <w:delText>0</w:delText>
        </w:r>
      </w:del>
      <w:r w:rsidRPr="008777A0">
        <w:rPr>
          <w:rFonts w:eastAsiaTheme="minorHAnsi"/>
          <w:sz w:val="22"/>
        </w:rPr>
        <w:t xml:space="preserve">일까지로 한다. </w:t>
      </w:r>
      <w:r w:rsidR="00695990">
        <w:rPr>
          <w:rFonts w:eastAsiaTheme="minorHAnsi" w:hint="eastAsia"/>
          <w:sz w:val="22"/>
        </w:rPr>
        <w:t>양</w:t>
      </w:r>
      <w:r w:rsidR="00E04839" w:rsidRPr="008777A0">
        <w:rPr>
          <w:rFonts w:eastAsiaTheme="minorHAnsi"/>
          <w:sz w:val="22"/>
        </w:rPr>
        <w:t>당사자</w:t>
      </w:r>
      <w:r w:rsidR="00695990">
        <w:rPr>
          <w:rFonts w:eastAsiaTheme="minorHAnsi" w:hint="eastAsia"/>
          <w:sz w:val="22"/>
        </w:rPr>
        <w:t>가</w:t>
      </w:r>
      <w:r w:rsidR="00E04839" w:rsidRPr="008777A0">
        <w:rPr>
          <w:rFonts w:eastAsiaTheme="minorHAnsi"/>
          <w:sz w:val="22"/>
        </w:rPr>
        <w:t xml:space="preserve"> 상대방에게 </w:t>
      </w:r>
      <w:r w:rsidR="00E04839" w:rsidRPr="008777A0">
        <w:rPr>
          <w:rFonts w:eastAsiaTheme="minorHAnsi" w:hint="eastAsia"/>
          <w:sz w:val="22"/>
        </w:rPr>
        <w:t xml:space="preserve">계약기간 종료 </w:t>
      </w:r>
      <w:r w:rsidR="00E04839" w:rsidRPr="008777A0">
        <w:rPr>
          <w:rFonts w:eastAsiaTheme="minorHAnsi"/>
          <w:sz w:val="22"/>
        </w:rPr>
        <w:t>30일</w:t>
      </w:r>
      <w:r w:rsidR="00E04839" w:rsidRPr="008777A0">
        <w:rPr>
          <w:rFonts w:eastAsiaTheme="minorHAnsi" w:hint="eastAsia"/>
          <w:sz w:val="22"/>
        </w:rPr>
        <w:t xml:space="preserve"> 이전에 서면</w:t>
      </w:r>
      <w:r w:rsidR="00E04839" w:rsidRPr="008777A0">
        <w:rPr>
          <w:rFonts w:eastAsiaTheme="minorHAnsi"/>
          <w:sz w:val="22"/>
        </w:rPr>
        <w:t xml:space="preserve">으로 </w:t>
      </w:r>
      <w:r w:rsidR="00E04839" w:rsidRPr="008777A0">
        <w:rPr>
          <w:rFonts w:eastAsiaTheme="minorHAnsi" w:hint="eastAsia"/>
          <w:sz w:val="22"/>
        </w:rPr>
        <w:t xml:space="preserve">계약 갱신 의사가 없음을 </w:t>
      </w:r>
      <w:r w:rsidR="00695990">
        <w:rPr>
          <w:rFonts w:eastAsiaTheme="minorHAnsi" w:hint="eastAsia"/>
          <w:sz w:val="22"/>
        </w:rPr>
        <w:t>통보하지 않는 경우</w:t>
      </w:r>
      <w:r w:rsidR="00E04839" w:rsidRPr="008777A0">
        <w:rPr>
          <w:rFonts w:eastAsiaTheme="minorHAnsi" w:hint="eastAsia"/>
          <w:sz w:val="22"/>
        </w:rPr>
        <w:t xml:space="preserve"> </w:t>
      </w:r>
      <w:r w:rsidR="00695990">
        <w:rPr>
          <w:rFonts w:eastAsiaTheme="minorHAnsi" w:hint="eastAsia"/>
          <w:sz w:val="22"/>
        </w:rPr>
        <w:t xml:space="preserve">본 계약은 종전과 같은 조건으로 </w:t>
      </w:r>
      <w:r w:rsidR="00E04839" w:rsidRPr="008777A0">
        <w:rPr>
          <w:rFonts w:eastAsiaTheme="minorHAnsi" w:hint="eastAsia"/>
          <w:sz w:val="22"/>
        </w:rPr>
        <w:t xml:space="preserve">자동으로 </w:t>
      </w:r>
      <w:ins w:id="176" w:author="강석남 부장" w:date="2023-11-06T14:41:00Z">
        <w:r w:rsidR="00D67849">
          <w:rPr>
            <w:rFonts w:eastAsiaTheme="minorHAnsi"/>
            <w:sz w:val="22"/>
          </w:rPr>
          <w:t>12</w:t>
        </w:r>
      </w:ins>
      <w:del w:id="177" w:author="강석남 부장" w:date="2023-11-06T14:41:00Z">
        <w:r w:rsidR="00E04839" w:rsidRPr="008777A0" w:rsidDel="00D67849">
          <w:rPr>
            <w:rFonts w:eastAsiaTheme="minorHAnsi" w:hint="eastAsia"/>
            <w:sz w:val="22"/>
          </w:rPr>
          <w:delText>12</w:delText>
        </w:r>
      </w:del>
      <w:r w:rsidR="00E04839" w:rsidRPr="008777A0">
        <w:rPr>
          <w:rFonts w:eastAsiaTheme="minorHAnsi" w:hint="eastAsia"/>
          <w:sz w:val="22"/>
        </w:rPr>
        <w:t xml:space="preserve">개월 </w:t>
      </w:r>
      <w:r w:rsidR="002E108E" w:rsidRPr="008777A0">
        <w:rPr>
          <w:rFonts w:eastAsiaTheme="minorHAnsi" w:hint="eastAsia"/>
          <w:sz w:val="22"/>
        </w:rPr>
        <w:t>계약</w:t>
      </w:r>
      <w:r w:rsidR="00E04839" w:rsidRPr="008777A0">
        <w:rPr>
          <w:rFonts w:eastAsiaTheme="minorHAnsi" w:hint="eastAsia"/>
          <w:sz w:val="22"/>
        </w:rPr>
        <w:t>기간</w:t>
      </w:r>
      <w:r w:rsidR="004F582E" w:rsidRPr="008777A0">
        <w:rPr>
          <w:rFonts w:eastAsiaTheme="minorHAnsi" w:hint="eastAsia"/>
          <w:sz w:val="22"/>
        </w:rPr>
        <w:t>이 연장된다.</w:t>
      </w:r>
    </w:p>
    <w:p w14:paraId="2CF2F828" w14:textId="39204A18" w:rsidR="00D441BF" w:rsidRPr="008777A0" w:rsidRDefault="00D441BF" w:rsidP="00D441BF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>2</w:t>
      </w:r>
      <w:r w:rsidRPr="008777A0">
        <w:rPr>
          <w:rFonts w:eastAsiaTheme="minorHAnsi"/>
          <w:sz w:val="22"/>
        </w:rPr>
        <w:t xml:space="preserve">. 본 계약의 계약금액은 </w:t>
      </w:r>
      <w:ins w:id="178" w:author="조 영봉" w:date="2021-04-27T13:33:00Z">
        <w:r w:rsidR="00140622" w:rsidRPr="008777A0">
          <w:rPr>
            <w:rFonts w:eastAsiaTheme="minorHAnsi"/>
            <w:sz w:val="22"/>
          </w:rPr>
          <w:t>\</w:t>
        </w:r>
      </w:ins>
      <w:ins w:id="179" w:author="강석남 부장" w:date="2026-01-13T12:49:00Z" w16du:dateUtc="2026-01-13T03:49:00Z">
        <w:r w:rsidR="00A825BF">
          <w:rPr>
            <w:rFonts w:eastAsiaTheme="minorHAnsi" w:hint="eastAsia"/>
            <w:sz w:val="22"/>
          </w:rPr>
          <w:t>139,900</w:t>
        </w:r>
      </w:ins>
      <w:ins w:id="180" w:author="ybcho2" w:date="2022-09-02T13:41:00Z">
        <w:del w:id="181" w:author="강석남 부장" w:date="2023-04-12T11:14:00Z">
          <w:r w:rsidR="003E6618" w:rsidDel="00930E69">
            <w:rPr>
              <w:rFonts w:eastAsiaTheme="minorHAnsi"/>
              <w:sz w:val="22"/>
            </w:rPr>
            <w:delText>1</w:delText>
          </w:r>
        </w:del>
      </w:ins>
      <w:ins w:id="182" w:author="yrbae" w:date="2022-03-14T14:24:00Z">
        <w:del w:id="183" w:author="강석남 부장" w:date="2023-04-12T11:14:00Z">
          <w:r w:rsidR="00613687" w:rsidDel="00930E69">
            <w:rPr>
              <w:rFonts w:eastAsiaTheme="minorHAnsi"/>
              <w:sz w:val="22"/>
            </w:rPr>
            <w:delText>1,</w:delText>
          </w:r>
        </w:del>
      </w:ins>
      <w:ins w:id="184" w:author="yrbae" w:date="2022-03-31T13:48:00Z">
        <w:del w:id="185" w:author="강석남 부장" w:date="2023-04-12T11:14:00Z">
          <w:r w:rsidR="00DE76FC" w:rsidDel="00930E69">
            <w:rPr>
              <w:rFonts w:eastAsiaTheme="minorHAnsi"/>
              <w:sz w:val="22"/>
            </w:rPr>
            <w:delText>4</w:delText>
          </w:r>
        </w:del>
      </w:ins>
      <w:ins w:id="186" w:author="yrbae" w:date="2022-03-29T13:26:00Z">
        <w:del w:id="187" w:author="강석남 부장" w:date="2023-04-12T11:14:00Z">
          <w:r w:rsidR="00803508" w:rsidDel="00930E69">
            <w:rPr>
              <w:rFonts w:eastAsiaTheme="minorHAnsi"/>
              <w:sz w:val="22"/>
            </w:rPr>
            <w:delText>455</w:delText>
          </w:r>
        </w:del>
      </w:ins>
      <w:ins w:id="188" w:author="ybcho" w:date="2022-03-30T10:39:00Z">
        <w:del w:id="189" w:author="강석남 부장" w:date="2023-04-12T11:14:00Z">
          <w:r w:rsidR="000D72ED" w:rsidDel="00930E69">
            <w:rPr>
              <w:rFonts w:eastAsiaTheme="minorHAnsi"/>
              <w:sz w:val="22"/>
            </w:rPr>
            <w:delText>5</w:delText>
          </w:r>
        </w:del>
      </w:ins>
      <w:ins w:id="190" w:author="yrbae" w:date="2022-03-31T13:48:00Z">
        <w:del w:id="191" w:author="강석남 부장" w:date="2023-04-12T11:14:00Z">
          <w:r w:rsidR="00DE76FC" w:rsidDel="00930E69">
            <w:rPr>
              <w:rFonts w:eastAsiaTheme="minorHAnsi"/>
              <w:sz w:val="22"/>
            </w:rPr>
            <w:delText>7</w:delText>
          </w:r>
        </w:del>
      </w:ins>
      <w:ins w:id="192" w:author="ybcho2" w:date="2022-09-02T13:41:00Z">
        <w:del w:id="193" w:author="강석남 부장" w:date="2023-04-12T11:14:00Z">
          <w:r w:rsidR="003E6618" w:rsidDel="00930E69">
            <w:rPr>
              <w:rFonts w:eastAsiaTheme="minorHAnsi"/>
              <w:sz w:val="22"/>
            </w:rPr>
            <w:delText>50</w:delText>
          </w:r>
        </w:del>
      </w:ins>
      <w:ins w:id="194" w:author="ybcho" w:date="2022-03-30T10:39:00Z">
        <w:del w:id="195" w:author="강석남 부장" w:date="2023-04-12T11:14:00Z">
          <w:r w:rsidR="000D72ED" w:rsidDel="00930E69">
            <w:rPr>
              <w:rFonts w:eastAsiaTheme="minorHAnsi"/>
              <w:sz w:val="22"/>
            </w:rPr>
            <w:delText>1</w:delText>
          </w:r>
        </w:del>
      </w:ins>
      <w:ins w:id="196" w:author="yrbae" w:date="2022-03-14T14:24:00Z">
        <w:del w:id="197" w:author="강석남 부장" w:date="2023-04-12T11:14:00Z">
          <w:r w:rsidR="00613687" w:rsidDel="00930E69">
            <w:rPr>
              <w:rFonts w:eastAsiaTheme="minorHAnsi"/>
              <w:sz w:val="22"/>
            </w:rPr>
            <w:delText>,92</w:delText>
          </w:r>
        </w:del>
      </w:ins>
      <w:ins w:id="198" w:author="ybcho2" w:date="2022-09-02T13:41:00Z">
        <w:del w:id="199" w:author="강석남 부장" w:date="2023-04-12T11:14:00Z">
          <w:r w:rsidR="003E6618" w:rsidDel="00930E69">
            <w:rPr>
              <w:rFonts w:eastAsiaTheme="minorHAnsi"/>
              <w:sz w:val="22"/>
            </w:rPr>
            <w:delText>00</w:delText>
          </w:r>
        </w:del>
      </w:ins>
      <w:ins w:id="200" w:author="yrbae" w:date="2022-03-29T13:26:00Z">
        <w:del w:id="201" w:author="강석남 부장" w:date="2023-04-12T11:14:00Z">
          <w:r w:rsidR="00803508" w:rsidDel="00930E69">
            <w:rPr>
              <w:rFonts w:eastAsiaTheme="minorHAnsi"/>
              <w:sz w:val="22"/>
            </w:rPr>
            <w:delText>0</w:delText>
          </w:r>
        </w:del>
      </w:ins>
      <w:ins w:id="202" w:author="강석남 부장" w:date="2024-04-02T10:41:00Z">
        <w:r w:rsidR="00623863">
          <w:rPr>
            <w:rFonts w:eastAsiaTheme="minorHAnsi" w:hint="eastAsia"/>
            <w:sz w:val="22"/>
          </w:rPr>
          <w:t>,000</w:t>
        </w:r>
      </w:ins>
      <w:ins w:id="203" w:author="yrbae" w:date="2022-03-14T14:24:00Z">
        <w:del w:id="204" w:author="강석남 부장" w:date="2023-11-06T14:41:00Z">
          <w:r w:rsidR="00613687" w:rsidDel="00D67849">
            <w:rPr>
              <w:rFonts w:eastAsiaTheme="minorHAnsi"/>
              <w:sz w:val="22"/>
            </w:rPr>
            <w:delText>,</w:delText>
          </w:r>
        </w:del>
        <w:del w:id="205" w:author="강석남 부장" w:date="2024-04-02T10:41:00Z">
          <w:r w:rsidR="00613687" w:rsidDel="00623863">
            <w:rPr>
              <w:rFonts w:eastAsiaTheme="minorHAnsi"/>
              <w:sz w:val="22"/>
            </w:rPr>
            <w:delText>000</w:delText>
          </w:r>
        </w:del>
      </w:ins>
      <w:ins w:id="206" w:author="조 영봉" w:date="2021-04-27T13:33:00Z">
        <w:del w:id="207" w:author="yrbae" w:date="2022-03-14T14:24:00Z">
          <w:r w:rsidR="00140622" w:rsidDel="00613687">
            <w:rPr>
              <w:rFonts w:eastAsiaTheme="minorHAnsi" w:hint="eastAsia"/>
              <w:sz w:val="22"/>
            </w:rPr>
            <w:delText>1,243,240,000</w:delText>
          </w:r>
        </w:del>
      </w:ins>
      <w:del w:id="208" w:author="조 영봉" w:date="2021-04-27T13:33:00Z">
        <w:r w:rsidRPr="008777A0" w:rsidDel="00140622">
          <w:rPr>
            <w:rFonts w:eastAsiaTheme="minorHAnsi"/>
            <w:sz w:val="22"/>
          </w:rPr>
          <w:delText>\</w:delText>
        </w:r>
        <w:r w:rsidR="00D869F7" w:rsidRPr="00D869F7" w:rsidDel="00140622">
          <w:rPr>
            <w:rFonts w:ascii="맑은 고딕" w:eastAsia="맑은 고딕" w:hAnsi="맑은 고딕" w:hint="eastAsia"/>
            <w:b/>
            <w:sz w:val="22"/>
            <w:highlight w:val="yellow"/>
          </w:rPr>
          <w:delText xml:space="preserve"> </w:delText>
        </w:r>
        <w:r w:rsidR="00D869F7" w:rsidRPr="00A33659" w:rsidDel="00140622">
          <w:rPr>
            <w:rFonts w:ascii="맑은 고딕" w:eastAsia="맑은 고딕" w:hAnsi="맑은 고딕" w:hint="eastAsia"/>
            <w:b/>
            <w:sz w:val="22"/>
            <w:highlight w:val="yellow"/>
          </w:rPr>
          <w:delText>금액기입예정</w:delText>
        </w:r>
      </w:del>
      <w:del w:id="209" w:author="강석남 부장" w:date="2023-11-06T14:41:00Z">
        <w:r w:rsidR="001A733D" w:rsidDel="00D67849">
          <w:rPr>
            <w:rFonts w:eastAsiaTheme="minorHAnsi" w:hint="eastAsia"/>
            <w:sz w:val="22"/>
          </w:rPr>
          <w:delText xml:space="preserve"> </w:delText>
        </w:r>
      </w:del>
      <w:r w:rsidRPr="008777A0">
        <w:rPr>
          <w:rFonts w:eastAsiaTheme="minorHAnsi"/>
          <w:sz w:val="22"/>
        </w:rPr>
        <w:t>원(VAT</w:t>
      </w:r>
      <w:del w:id="210" w:author="강석남 부장" w:date="2023-04-12T11:14:00Z">
        <w:r w:rsidRPr="008777A0" w:rsidDel="00930E69">
          <w:rPr>
            <w:rFonts w:eastAsiaTheme="minorHAnsi"/>
            <w:sz w:val="22"/>
          </w:rPr>
          <w:delText>제외</w:delText>
        </w:r>
      </w:del>
      <w:ins w:id="211" w:author="강석남 부장" w:date="2026-01-13T12:50:00Z" w16du:dateUtc="2026-01-13T03:50:00Z">
        <w:r w:rsidR="00A825BF">
          <w:rPr>
            <w:rFonts w:eastAsiaTheme="minorHAnsi" w:hint="eastAsia"/>
            <w:sz w:val="22"/>
          </w:rPr>
          <w:t>별</w:t>
        </w:r>
        <w:r w:rsidR="00415C2F">
          <w:rPr>
            <w:rFonts w:eastAsiaTheme="minorHAnsi" w:hint="eastAsia"/>
            <w:sz w:val="22"/>
          </w:rPr>
          <w:t>도</w:t>
        </w:r>
      </w:ins>
      <w:r w:rsidRPr="008777A0">
        <w:rPr>
          <w:rFonts w:eastAsiaTheme="minorHAnsi"/>
          <w:sz w:val="22"/>
        </w:rPr>
        <w:t>)</w:t>
      </w:r>
      <w:r w:rsidRPr="008777A0">
        <w:rPr>
          <w:rFonts w:eastAsiaTheme="minorHAnsi" w:hint="eastAsia"/>
          <w:sz w:val="22"/>
        </w:rPr>
        <w:t xml:space="preserve">으로 </w:t>
      </w:r>
      <w:r w:rsidR="004321A0">
        <w:rPr>
          <w:rFonts w:eastAsiaTheme="minorHAnsi" w:hint="eastAsia"/>
          <w:sz w:val="22"/>
        </w:rPr>
        <w:t>한다.</w:t>
      </w:r>
    </w:p>
    <w:p w14:paraId="0026F22C" w14:textId="77777777" w:rsidR="00C95AD3" w:rsidRPr="005D7DB6" w:rsidRDefault="00C95AD3" w:rsidP="00C95AD3">
      <w:pPr>
        <w:rPr>
          <w:rFonts w:eastAsiaTheme="minorHAnsi"/>
          <w:sz w:val="22"/>
        </w:rPr>
      </w:pPr>
    </w:p>
    <w:p w14:paraId="71253B14" w14:textId="77777777" w:rsidR="00C95AD3" w:rsidRPr="004D7B50" w:rsidRDefault="00C95AD3" w:rsidP="00C95AD3">
      <w:pPr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제3조 (계약의 구성)</w:t>
      </w:r>
    </w:p>
    <w:p w14:paraId="3C5857D7" w14:textId="10402968" w:rsidR="00C95AD3" w:rsidRPr="008777A0" w:rsidRDefault="00C95AD3" w:rsidP="00C95AD3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본 계약은 계약서, 일반조건, </w:t>
      </w:r>
      <w:r w:rsidR="00904889" w:rsidRPr="008777A0">
        <w:rPr>
          <w:rFonts w:eastAsiaTheme="minorHAnsi" w:hint="eastAsia"/>
          <w:sz w:val="22"/>
        </w:rPr>
        <w:t xml:space="preserve">대금지급계획서, </w:t>
      </w:r>
      <w:r w:rsidR="00272357" w:rsidRPr="008777A0">
        <w:rPr>
          <w:rFonts w:eastAsiaTheme="minorHAnsi" w:hint="eastAsia"/>
          <w:sz w:val="22"/>
        </w:rPr>
        <w:t>서비스</w:t>
      </w:r>
      <w:r w:rsidR="00554CBD">
        <w:rPr>
          <w:rFonts w:eastAsiaTheme="minorHAnsi" w:hint="eastAsia"/>
          <w:sz w:val="22"/>
        </w:rPr>
        <w:t>상세</w:t>
      </w:r>
      <w:r w:rsidR="00272357" w:rsidRPr="008777A0">
        <w:rPr>
          <w:rFonts w:eastAsiaTheme="minorHAnsi" w:hint="eastAsia"/>
          <w:sz w:val="22"/>
        </w:rPr>
        <w:t>내역서</w:t>
      </w:r>
      <w:r w:rsidRPr="008777A0">
        <w:rPr>
          <w:rFonts w:eastAsiaTheme="minorHAnsi" w:hint="eastAsia"/>
          <w:sz w:val="22"/>
        </w:rPr>
        <w:t>, 기타 붙임</w:t>
      </w:r>
      <w:ins w:id="212" w:author="yrbae" w:date="2022-03-14T14:46:00Z">
        <w:r w:rsidR="00B326F7">
          <w:rPr>
            <w:rFonts w:eastAsiaTheme="minorHAnsi" w:hint="eastAsia"/>
            <w:sz w:val="22"/>
          </w:rPr>
          <w:t xml:space="preserve"> </w:t>
        </w:r>
      </w:ins>
      <w:r w:rsidRPr="008777A0">
        <w:rPr>
          <w:rFonts w:eastAsiaTheme="minorHAnsi" w:hint="eastAsia"/>
          <w:sz w:val="22"/>
        </w:rPr>
        <w:t>서류로 구성된다. 각 계약서류의 조건이 상충하는 경우, 계약서상 나열된 순서로 그 효력이 우선한다.</w:t>
      </w:r>
    </w:p>
    <w:p w14:paraId="242EB8C9" w14:textId="77777777" w:rsidR="00C95AD3" w:rsidRPr="004D7B50" w:rsidRDefault="00C95AD3" w:rsidP="00C95AD3">
      <w:pPr>
        <w:rPr>
          <w:rFonts w:eastAsiaTheme="minorHAnsi"/>
          <w:sz w:val="24"/>
          <w:szCs w:val="24"/>
        </w:rPr>
      </w:pPr>
    </w:p>
    <w:p w14:paraId="2F73BD27" w14:textId="77777777" w:rsidR="00C95AD3" w:rsidRPr="004D7B50" w:rsidRDefault="00C95AD3" w:rsidP="00C95AD3">
      <w:pPr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제4조 (을의 서비스 제공 의무)</w:t>
      </w:r>
    </w:p>
    <w:p w14:paraId="062C5B9C" w14:textId="77777777" w:rsidR="006E14F8" w:rsidRPr="008777A0" w:rsidRDefault="006E14F8" w:rsidP="006E14F8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 xml:space="preserve">1.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은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>에게 ‘서비스</w:t>
      </w:r>
      <w:r w:rsidR="00554CBD">
        <w:rPr>
          <w:rFonts w:eastAsiaTheme="minorHAnsi" w:hint="eastAsia"/>
          <w:sz w:val="22"/>
        </w:rPr>
        <w:t>상세</w:t>
      </w:r>
      <w:r w:rsidRPr="008777A0">
        <w:rPr>
          <w:rFonts w:eastAsiaTheme="minorHAnsi"/>
          <w:sz w:val="22"/>
        </w:rPr>
        <w:t>내역서’에 정한 범위에서 각종 서비스(이하 “IT서비스”)를 제공한다.</w:t>
      </w:r>
    </w:p>
    <w:p w14:paraId="6EC32C5C" w14:textId="77777777" w:rsidR="006E14F8" w:rsidRPr="008777A0" w:rsidRDefault="006E14F8" w:rsidP="006E14F8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 xml:space="preserve">2.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>은 선량한 관리자의 주의의무를 다하여 전항의 서비스를 제공한다.</w:t>
      </w:r>
    </w:p>
    <w:p w14:paraId="5089CA92" w14:textId="77777777" w:rsidR="006E14F8" w:rsidRPr="008777A0" w:rsidRDefault="006E14F8" w:rsidP="006E14F8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 xml:space="preserve">3.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은 정보시스템의 안정적인 운영을 저해할 수 있는 시스템의 변경이 필요한 경우,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>에게 사전 통지 후 시행한다.</w:t>
      </w:r>
    </w:p>
    <w:p w14:paraId="512D1456" w14:textId="4B2DADE8" w:rsidR="008F3ED5" w:rsidRPr="008777A0" w:rsidRDefault="006E14F8" w:rsidP="006E14F8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 xml:space="preserve">4.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은 본 계약의 이행을 위하여 필요한 경우,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>의 사전 승인 후 서비스의 전부 또는 일부의 수행을 제3자에게 위임하거나 재</w:t>
      </w:r>
      <w:ins w:id="213" w:author="yrbae" w:date="2022-03-29T13:26:00Z">
        <w:r w:rsidR="00803508">
          <w:rPr>
            <w:rFonts w:eastAsiaTheme="minorHAnsi" w:hint="eastAsia"/>
            <w:sz w:val="22"/>
          </w:rPr>
          <w:t xml:space="preserve"> </w:t>
        </w:r>
      </w:ins>
      <w:r w:rsidRPr="008777A0">
        <w:rPr>
          <w:rFonts w:eastAsiaTheme="minorHAnsi"/>
          <w:sz w:val="22"/>
        </w:rPr>
        <w:t>하도급</w:t>
      </w:r>
      <w:r w:rsidR="00D22D04">
        <w:rPr>
          <w:rFonts w:eastAsiaTheme="minorHAnsi" w:hint="eastAsia"/>
          <w:sz w:val="22"/>
        </w:rPr>
        <w:t xml:space="preserve"> </w:t>
      </w:r>
      <w:r w:rsidRPr="008777A0">
        <w:rPr>
          <w:rFonts w:eastAsiaTheme="minorHAnsi"/>
          <w:sz w:val="22"/>
        </w:rPr>
        <w:t>할 수 있다.</w:t>
      </w:r>
    </w:p>
    <w:p w14:paraId="49720427" w14:textId="77777777" w:rsidR="006E14F8" w:rsidRPr="004D7B50" w:rsidRDefault="006E14F8" w:rsidP="006E14F8">
      <w:pPr>
        <w:rPr>
          <w:rFonts w:eastAsiaTheme="minorHAnsi"/>
          <w:sz w:val="24"/>
          <w:szCs w:val="24"/>
        </w:rPr>
      </w:pPr>
    </w:p>
    <w:p w14:paraId="36162F00" w14:textId="77777777" w:rsidR="00C95AD3" w:rsidRPr="004D7B50" w:rsidRDefault="00C95AD3" w:rsidP="00C95AD3">
      <w:pPr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제5조 (대금지급)</w:t>
      </w:r>
    </w:p>
    <w:p w14:paraId="0C15DCE2" w14:textId="77777777" w:rsidR="00C95AD3" w:rsidRPr="008777A0" w:rsidRDefault="00C95AD3" w:rsidP="00C95AD3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1.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 w:hint="eastAsia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 xml:space="preserve">은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 w:hint="eastAsia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>에게 계약서에서 정한 계약금액을 대금지급계획서에 따라 지급한다.</w:t>
      </w:r>
    </w:p>
    <w:p w14:paraId="3DC78153" w14:textId="6B5BA0A2" w:rsidR="00C95AD3" w:rsidRPr="008777A0" w:rsidRDefault="00C95AD3" w:rsidP="00C95AD3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2.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 w:hint="eastAsia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>이 대금지급계획서에 명시된 기한</w:t>
      </w:r>
      <w:r w:rsidR="008A472D">
        <w:rPr>
          <w:rFonts w:eastAsiaTheme="minorHAnsi" w:hint="eastAsia"/>
          <w:sz w:val="22"/>
        </w:rPr>
        <w:t xml:space="preserve"> </w:t>
      </w:r>
      <w:r w:rsidRPr="008777A0">
        <w:rPr>
          <w:rFonts w:eastAsiaTheme="minorHAnsi" w:hint="eastAsia"/>
          <w:sz w:val="22"/>
        </w:rPr>
        <w:t xml:space="preserve">내에 지급하지 않는 경우에는 지급기한 다음날부터 지급하는 날까지의 일수에 당해 미지급금액에 대하여 </w:t>
      </w:r>
      <w:r w:rsidR="00695990">
        <w:rPr>
          <w:rFonts w:eastAsiaTheme="minorHAnsi" w:hint="eastAsia"/>
          <w:sz w:val="22"/>
        </w:rPr>
        <w:t xml:space="preserve">연 </w:t>
      </w:r>
      <w:r w:rsidR="00695990">
        <w:rPr>
          <w:rFonts w:eastAsiaTheme="minorHAnsi"/>
          <w:sz w:val="22"/>
        </w:rPr>
        <w:t>10%</w:t>
      </w:r>
      <w:r w:rsidR="00695990">
        <w:rPr>
          <w:rFonts w:eastAsiaTheme="minorHAnsi" w:hint="eastAsia"/>
          <w:sz w:val="22"/>
        </w:rPr>
        <w:t xml:space="preserve">의 </w:t>
      </w:r>
      <w:r w:rsidRPr="008777A0">
        <w:rPr>
          <w:rFonts w:eastAsiaTheme="minorHAnsi" w:hint="eastAsia"/>
          <w:sz w:val="22"/>
        </w:rPr>
        <w:t xml:space="preserve">이자율을 곱하여 산출한 금액을 </w:t>
      </w:r>
      <w:r w:rsidR="00695990">
        <w:rPr>
          <w:rFonts w:eastAsiaTheme="minorHAnsi" w:hint="eastAsia"/>
          <w:sz w:val="22"/>
        </w:rPr>
        <w:t>지연</w:t>
      </w:r>
      <w:r w:rsidRPr="008777A0">
        <w:rPr>
          <w:rFonts w:eastAsiaTheme="minorHAnsi" w:hint="eastAsia"/>
          <w:sz w:val="22"/>
        </w:rPr>
        <w:t>이자로 지급한다.</w:t>
      </w:r>
    </w:p>
    <w:p w14:paraId="3E59189C" w14:textId="77777777" w:rsidR="00D8451E" w:rsidRPr="004D7B50" w:rsidRDefault="00D8451E" w:rsidP="00C95AD3">
      <w:pPr>
        <w:rPr>
          <w:rFonts w:eastAsiaTheme="minorHAnsi"/>
          <w:sz w:val="24"/>
          <w:szCs w:val="24"/>
        </w:rPr>
      </w:pPr>
    </w:p>
    <w:p w14:paraId="7B11F9A0" w14:textId="77777777" w:rsidR="00C95AD3" w:rsidRPr="004D7B50" w:rsidRDefault="00C95AD3" w:rsidP="00C95AD3">
      <w:pPr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lastRenderedPageBreak/>
        <w:t>제6조 (계약의 변경)</w:t>
      </w:r>
    </w:p>
    <w:p w14:paraId="7BA270F9" w14:textId="77777777" w:rsidR="00C95AD3" w:rsidRPr="008777A0" w:rsidRDefault="00C95AD3" w:rsidP="00C95AD3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>1. 각 당사자는 계약의 목적상 필요하다고 인정될 경우에는 서면으로 서비스의 추가, 서비스 범위 변경, 기타 본 계약내용의 변경을 요청할 수 있고, 변경요청을 받은 상대방은 합리적으로 빠른 시간</w:t>
      </w:r>
      <w:r w:rsidR="00FB4665">
        <w:rPr>
          <w:rFonts w:eastAsiaTheme="minorHAnsi" w:hint="eastAsia"/>
          <w:sz w:val="22"/>
        </w:rPr>
        <w:t xml:space="preserve"> </w:t>
      </w:r>
      <w:r w:rsidRPr="008777A0">
        <w:rPr>
          <w:rFonts w:eastAsiaTheme="minorHAnsi" w:hint="eastAsia"/>
          <w:sz w:val="22"/>
        </w:rPr>
        <w:t>내에 위 요청을 처리하여야 한다.</w:t>
      </w:r>
    </w:p>
    <w:p w14:paraId="21D4F86B" w14:textId="77777777" w:rsidR="00C95AD3" w:rsidRPr="008777A0" w:rsidRDefault="00C95AD3" w:rsidP="00C95AD3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>2. 계약내용의 변경을 요청하는 서면에는 다음 각호의 사항이 포함되어야 한다.</w:t>
      </w:r>
    </w:p>
    <w:p w14:paraId="024AF35F" w14:textId="77777777" w:rsidR="00C95AD3" w:rsidRPr="008777A0" w:rsidRDefault="00C95AD3" w:rsidP="008777A0">
      <w:pPr>
        <w:ind w:firstLineChars="100" w:firstLine="220"/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>①</w:t>
      </w:r>
      <w:r w:rsidRPr="008777A0">
        <w:rPr>
          <w:rFonts w:eastAsiaTheme="minorHAnsi" w:hint="eastAsia"/>
          <w:sz w:val="22"/>
        </w:rPr>
        <w:t xml:space="preserve"> 추가 또는 변경하고자 하는 서비스의 범위 기타 변경내용의 기술</w:t>
      </w:r>
    </w:p>
    <w:p w14:paraId="10673677" w14:textId="77777777" w:rsidR="00C95AD3" w:rsidRPr="008777A0" w:rsidRDefault="00C95AD3" w:rsidP="008777A0">
      <w:pPr>
        <w:ind w:firstLineChars="100" w:firstLine="220"/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>②</w:t>
      </w:r>
      <w:r w:rsidRPr="008777A0">
        <w:rPr>
          <w:rFonts w:eastAsiaTheme="minorHAnsi" w:hint="eastAsia"/>
          <w:sz w:val="22"/>
        </w:rPr>
        <w:t xml:space="preserve"> 추가 또는 변경에 따른 검수, 인수조건 기타 계약조건에 미치는 영향</w:t>
      </w:r>
    </w:p>
    <w:p w14:paraId="62A13A7D" w14:textId="77777777" w:rsidR="00C95AD3" w:rsidRPr="008777A0" w:rsidRDefault="00C95AD3" w:rsidP="00C95AD3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>3. 계약내용 변경</w:t>
      </w:r>
      <w:r w:rsidR="00FB4665">
        <w:rPr>
          <w:rFonts w:eastAsiaTheme="minorHAnsi" w:hint="eastAsia"/>
          <w:sz w:val="22"/>
        </w:rPr>
        <w:t xml:space="preserve"> </w:t>
      </w:r>
      <w:r w:rsidRPr="008777A0">
        <w:rPr>
          <w:rFonts w:eastAsiaTheme="minorHAnsi" w:hint="eastAsia"/>
          <w:sz w:val="22"/>
        </w:rPr>
        <w:t>시, 변경내용에 따라 계약금액 또는 계약기간을 조정한다.</w:t>
      </w:r>
    </w:p>
    <w:p w14:paraId="5E4DB449" w14:textId="77777777" w:rsidR="00C95AD3" w:rsidRPr="008777A0" w:rsidRDefault="00C95AD3" w:rsidP="00C95AD3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>4. 모든 계약변경은 양 당사자가 서면승인 해야 한다.</w:t>
      </w:r>
    </w:p>
    <w:p w14:paraId="660A3D6B" w14:textId="77777777" w:rsidR="00C95AD3" w:rsidRPr="004D7B50" w:rsidRDefault="00C95AD3" w:rsidP="00C95AD3">
      <w:pPr>
        <w:rPr>
          <w:rFonts w:eastAsiaTheme="minorHAnsi"/>
          <w:sz w:val="24"/>
          <w:szCs w:val="24"/>
        </w:rPr>
      </w:pPr>
    </w:p>
    <w:p w14:paraId="31E3171A" w14:textId="77777777" w:rsidR="00C95AD3" w:rsidRPr="004D7B50" w:rsidRDefault="00C95AD3" w:rsidP="00C95AD3">
      <w:pPr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제7조 (보증)</w:t>
      </w:r>
    </w:p>
    <w:p w14:paraId="6FFA0321" w14:textId="77777777" w:rsidR="00C95AD3" w:rsidRPr="008777A0" w:rsidRDefault="00C95AD3" w:rsidP="00C95AD3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1.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 w:hint="eastAsia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 xml:space="preserve">은 </w:t>
      </w:r>
      <w:r w:rsidR="003F3F20" w:rsidRPr="008777A0">
        <w:rPr>
          <w:rFonts w:eastAsiaTheme="minorHAnsi" w:hint="eastAsia"/>
          <w:sz w:val="22"/>
        </w:rPr>
        <w:t>서비스를 제공함에 있어 전문가로서 최선의 노력을 다하여 이행함을 보증한다.</w:t>
      </w:r>
    </w:p>
    <w:p w14:paraId="6556FC27" w14:textId="77777777" w:rsidR="00C95AD3" w:rsidRPr="008777A0" w:rsidRDefault="00C95AD3" w:rsidP="00C95AD3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2. 상기 1항의 보증은 상품성 및 특정 목적에의 적합성을 포함하여 </w:t>
      </w:r>
      <w:proofErr w:type="spellStart"/>
      <w:r w:rsidR="00D529EF" w:rsidRPr="008777A0">
        <w:rPr>
          <w:rFonts w:eastAsiaTheme="minorHAnsi" w:hint="eastAsia"/>
          <w:sz w:val="22"/>
        </w:rPr>
        <w:t>여하한</w:t>
      </w:r>
      <w:proofErr w:type="spellEnd"/>
      <w:r w:rsidR="00D529EF" w:rsidRPr="008777A0">
        <w:rPr>
          <w:rFonts w:eastAsiaTheme="minorHAnsi" w:hint="eastAsia"/>
          <w:sz w:val="22"/>
        </w:rPr>
        <w:t xml:space="preserve"> 명시적 </w:t>
      </w:r>
      <w:r w:rsidRPr="008777A0">
        <w:rPr>
          <w:rFonts w:eastAsiaTheme="minorHAnsi" w:hint="eastAsia"/>
          <w:sz w:val="22"/>
        </w:rPr>
        <w:t xml:space="preserve">또는 묵시적 보증을 </w:t>
      </w:r>
      <w:r w:rsidR="00D529EF" w:rsidRPr="008777A0">
        <w:rPr>
          <w:rFonts w:eastAsiaTheme="minorHAnsi" w:hint="eastAsia"/>
          <w:sz w:val="22"/>
        </w:rPr>
        <w:t>갈음</w:t>
      </w:r>
      <w:r w:rsidRPr="008777A0">
        <w:rPr>
          <w:rFonts w:eastAsiaTheme="minorHAnsi" w:hint="eastAsia"/>
          <w:sz w:val="22"/>
        </w:rPr>
        <w:t>한다.</w:t>
      </w:r>
    </w:p>
    <w:p w14:paraId="5514450D" w14:textId="77777777" w:rsidR="00C95AD3" w:rsidRPr="004D7B50" w:rsidRDefault="00C95AD3" w:rsidP="00C95AD3">
      <w:pPr>
        <w:rPr>
          <w:rFonts w:eastAsiaTheme="minorHAnsi"/>
          <w:sz w:val="24"/>
          <w:szCs w:val="24"/>
        </w:rPr>
      </w:pPr>
    </w:p>
    <w:p w14:paraId="05A9D83F" w14:textId="352E4C88" w:rsidR="00C95AD3" w:rsidRPr="004D7B50" w:rsidRDefault="00C95AD3" w:rsidP="00C95AD3">
      <w:pPr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제8조 (</w:t>
      </w:r>
      <w:r w:rsidR="00695990">
        <w:rPr>
          <w:rFonts w:eastAsiaTheme="minorHAnsi" w:hint="eastAsia"/>
          <w:b/>
          <w:sz w:val="24"/>
          <w:szCs w:val="24"/>
        </w:rPr>
        <w:t>비</w:t>
      </w:r>
      <w:r w:rsidRPr="004D7B50">
        <w:rPr>
          <w:rFonts w:eastAsiaTheme="minorHAnsi" w:hint="eastAsia"/>
          <w:b/>
          <w:sz w:val="24"/>
          <w:szCs w:val="24"/>
        </w:rPr>
        <w:t>밀보호)</w:t>
      </w:r>
    </w:p>
    <w:p w14:paraId="5FD9982A" w14:textId="77777777" w:rsidR="00C95AD3" w:rsidRPr="008777A0" w:rsidRDefault="00C95AD3" w:rsidP="00C95AD3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1.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 w:hint="eastAsia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 xml:space="preserve">과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 w:hint="eastAsia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>은 본 계약기간</w:t>
      </w:r>
      <w:r w:rsidR="006939E1" w:rsidRPr="008777A0">
        <w:rPr>
          <w:rFonts w:eastAsiaTheme="minorHAnsi" w:hint="eastAsia"/>
          <w:sz w:val="22"/>
        </w:rPr>
        <w:t xml:space="preserve"> </w:t>
      </w:r>
      <w:r w:rsidRPr="008777A0">
        <w:rPr>
          <w:rFonts w:eastAsiaTheme="minorHAnsi" w:hint="eastAsia"/>
          <w:sz w:val="22"/>
        </w:rPr>
        <w:t>중 및 본 계약의 종료 이후 2년간 본 계약의 이행과정에서 알게 된 상대방의 영업비밀 또는 고객관련 정보를 상대방의 서면동의 없이 제3자에게 유출하거나 본 계약의 이행 이외의 목적으로 이용하여서는 아니</w:t>
      </w:r>
      <w:r w:rsidR="00FB4665">
        <w:rPr>
          <w:rFonts w:eastAsiaTheme="minorHAnsi" w:hint="eastAsia"/>
          <w:sz w:val="22"/>
        </w:rPr>
        <w:t xml:space="preserve"> </w:t>
      </w:r>
      <w:r w:rsidRPr="008777A0">
        <w:rPr>
          <w:rFonts w:eastAsiaTheme="minorHAnsi" w:hint="eastAsia"/>
          <w:sz w:val="22"/>
        </w:rPr>
        <w:t>된다.</w:t>
      </w:r>
    </w:p>
    <w:p w14:paraId="39AF74B3" w14:textId="17E1B0FD" w:rsidR="00C95AD3" w:rsidRPr="008777A0" w:rsidRDefault="00C95AD3" w:rsidP="00C95AD3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2. 본 계약에 따라 일방이 </w:t>
      </w:r>
      <w:r w:rsidR="00695990">
        <w:rPr>
          <w:rFonts w:eastAsiaTheme="minorHAnsi" w:hint="eastAsia"/>
          <w:sz w:val="22"/>
        </w:rPr>
        <w:t>상대</w:t>
      </w:r>
      <w:r w:rsidRPr="008777A0">
        <w:rPr>
          <w:rFonts w:eastAsiaTheme="minorHAnsi" w:hint="eastAsia"/>
          <w:sz w:val="22"/>
        </w:rPr>
        <w:t xml:space="preserve">방에 </w:t>
      </w:r>
      <w:r w:rsidR="00695990">
        <w:rPr>
          <w:rFonts w:eastAsiaTheme="minorHAnsi" w:hint="eastAsia"/>
          <w:sz w:val="22"/>
        </w:rPr>
        <w:t>비</w:t>
      </w:r>
      <w:r w:rsidRPr="008777A0">
        <w:rPr>
          <w:rFonts w:eastAsiaTheme="minorHAnsi" w:hint="eastAsia"/>
          <w:sz w:val="22"/>
        </w:rPr>
        <w:t xml:space="preserve">밀정보를 제공한 경우 이는 현재 또는 장래에 보유하거나 소유하는 상표, 저작 또는 특허에 따른 </w:t>
      </w:r>
      <w:proofErr w:type="spellStart"/>
      <w:r w:rsidRPr="008777A0">
        <w:rPr>
          <w:rFonts w:eastAsiaTheme="minorHAnsi" w:hint="eastAsia"/>
          <w:sz w:val="22"/>
        </w:rPr>
        <w:t>여하한</w:t>
      </w:r>
      <w:proofErr w:type="spellEnd"/>
      <w:r w:rsidRPr="008777A0">
        <w:rPr>
          <w:rFonts w:eastAsiaTheme="minorHAnsi" w:hint="eastAsia"/>
          <w:sz w:val="22"/>
        </w:rPr>
        <w:t xml:space="preserve"> 권리 또는 사용권을 </w:t>
      </w:r>
      <w:r w:rsidR="00695990">
        <w:rPr>
          <w:rFonts w:eastAsiaTheme="minorHAnsi" w:hint="eastAsia"/>
          <w:sz w:val="22"/>
        </w:rPr>
        <w:t>상대</w:t>
      </w:r>
      <w:r w:rsidRPr="008777A0">
        <w:rPr>
          <w:rFonts w:eastAsiaTheme="minorHAnsi" w:hint="eastAsia"/>
          <w:sz w:val="22"/>
        </w:rPr>
        <w:t>방에게 부여하는 것은 아니다.</w:t>
      </w:r>
    </w:p>
    <w:p w14:paraId="1B1CD105" w14:textId="77777777" w:rsidR="00C95AD3" w:rsidRPr="004D7B50" w:rsidRDefault="00C95AD3" w:rsidP="00C95AD3">
      <w:pPr>
        <w:rPr>
          <w:rFonts w:eastAsiaTheme="minorHAnsi"/>
          <w:sz w:val="24"/>
          <w:szCs w:val="24"/>
        </w:rPr>
      </w:pPr>
    </w:p>
    <w:p w14:paraId="3B8B6610" w14:textId="77777777" w:rsidR="00C95AD3" w:rsidRPr="004D7B50" w:rsidRDefault="00C95AD3" w:rsidP="00C95AD3">
      <w:pPr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제9조 (지식재산권)</w:t>
      </w:r>
    </w:p>
    <w:p w14:paraId="6DD744F5" w14:textId="77777777" w:rsidR="00C95AD3" w:rsidRPr="008777A0" w:rsidRDefault="00C95AD3" w:rsidP="00C95AD3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>1. 본 계약체결 이전에 각 당사자가 작성, 개발한 각종 S/W. 프로그램, Tool, Document, 방법론 등 각자의 기존자료에 대한 지식재산권은 각 당사자에게 유보된다. 다만, 본 서비스 제공에 있어 필요한 범위에서 각자 무상의 사용권을 갖는다.</w:t>
      </w:r>
    </w:p>
    <w:p w14:paraId="767D6057" w14:textId="77777777" w:rsidR="004D40B0" w:rsidRPr="008777A0" w:rsidRDefault="004D40B0" w:rsidP="004D40B0">
      <w:pPr>
        <w:snapToGrid w:val="0"/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>2. 본</w:t>
      </w:r>
      <w:r w:rsidRPr="008777A0">
        <w:rPr>
          <w:rFonts w:eastAsiaTheme="minorHAnsi"/>
          <w:sz w:val="22"/>
        </w:rPr>
        <w:t xml:space="preserve"> 계약의 수행과정에 생긴 발명, 창작 등의 특허권, 저작권 및 그 밖의 지적재산권(노하우 포함)과 사용권은 “갑”이나 “을”의 어느 한쪽에서 단독으로 이루어진 것일 경우 해당 당사자에게 귀속되는 것으로 하며, 공동으로 이루어진 것일 경우 “갑”과 “을”의 공유를 원칙으로 하고 지분은 상호 협의하여 결정하도록 한다.</w:t>
      </w:r>
    </w:p>
    <w:p w14:paraId="42E5D4D4" w14:textId="7CF394ED" w:rsidR="008F3ED5" w:rsidRPr="008777A0" w:rsidRDefault="008F3ED5" w:rsidP="008F3ED5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>3. 본 계약의 의무를 이행함에 있어 제3자</w:t>
      </w:r>
      <w:r w:rsidR="00695990">
        <w:rPr>
          <w:rFonts w:eastAsiaTheme="minorHAnsi" w:hint="eastAsia"/>
          <w:sz w:val="22"/>
        </w:rPr>
        <w:t>가 소유권 등을 보유하고 있는</w:t>
      </w:r>
      <w:r w:rsidRPr="008777A0">
        <w:rPr>
          <w:rFonts w:eastAsiaTheme="minorHAnsi"/>
          <w:sz w:val="22"/>
        </w:rPr>
        <w:t xml:space="preserve"> 소프트웨어를 사용할 때에는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 및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은 그 취급에 대해 협의하고,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 또는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과 당해 제3자간에 라이선스 계약의 체결 등 필요한 조치를 강구한다. 이로 인한 문제 또는 </w:t>
      </w:r>
      <w:r w:rsidRPr="008777A0">
        <w:rPr>
          <w:rFonts w:eastAsiaTheme="minorHAnsi"/>
          <w:sz w:val="22"/>
        </w:rPr>
        <w:lastRenderedPageBreak/>
        <w:t>권리침해에 대해서는, 제10조와 상관없이, 당해 소프트웨어의 이용에 관한 계약에 근거해 처리하는 것으로 한다.</w:t>
      </w:r>
    </w:p>
    <w:p w14:paraId="0622A029" w14:textId="1D8F874C" w:rsidR="00C95AD3" w:rsidRPr="008777A0" w:rsidRDefault="008F3ED5" w:rsidP="008F3ED5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>4. 각 당사자는 상대방의 사전 서면동의 없이 상대방의 상호, 상표 또는 서비스</w:t>
      </w:r>
      <w:ins w:id="214" w:author="yrbae" w:date="2022-03-15T08:57:00Z">
        <w:r w:rsidR="00DF65EE">
          <w:rPr>
            <w:rFonts w:eastAsiaTheme="minorHAnsi" w:hint="eastAsia"/>
            <w:sz w:val="22"/>
          </w:rPr>
          <w:t xml:space="preserve"> </w:t>
        </w:r>
      </w:ins>
      <w:r w:rsidRPr="008777A0">
        <w:rPr>
          <w:rFonts w:eastAsiaTheme="minorHAnsi"/>
          <w:sz w:val="22"/>
        </w:rPr>
        <w:t>표를 사용할 수 없다.</w:t>
      </w:r>
    </w:p>
    <w:p w14:paraId="796701E2" w14:textId="77777777" w:rsidR="008F3ED5" w:rsidRDefault="008F3ED5" w:rsidP="008F3ED5">
      <w:pPr>
        <w:rPr>
          <w:rFonts w:eastAsiaTheme="minorHAnsi"/>
          <w:sz w:val="24"/>
          <w:szCs w:val="24"/>
        </w:rPr>
      </w:pPr>
    </w:p>
    <w:p w14:paraId="7FC035C1" w14:textId="77777777" w:rsidR="008F3ED5" w:rsidRPr="008F3ED5" w:rsidRDefault="008F3ED5" w:rsidP="008F3ED5">
      <w:pPr>
        <w:rPr>
          <w:rFonts w:eastAsiaTheme="minorHAnsi"/>
          <w:b/>
          <w:sz w:val="24"/>
          <w:szCs w:val="24"/>
        </w:rPr>
      </w:pPr>
      <w:r w:rsidRPr="008F3ED5">
        <w:rPr>
          <w:rFonts w:eastAsiaTheme="minorHAnsi" w:hint="eastAsia"/>
          <w:b/>
          <w:sz w:val="24"/>
          <w:szCs w:val="24"/>
        </w:rPr>
        <w:t>제</w:t>
      </w:r>
      <w:r w:rsidRPr="008F3ED5">
        <w:rPr>
          <w:rFonts w:eastAsiaTheme="minorHAnsi"/>
          <w:b/>
          <w:sz w:val="24"/>
          <w:szCs w:val="24"/>
        </w:rPr>
        <w:t>10조 (을의 갑에 대한 방어의무)</w:t>
      </w:r>
    </w:p>
    <w:p w14:paraId="0BDB3AA8" w14:textId="27A54CB9" w:rsidR="008F3ED5" w:rsidRPr="008777A0" w:rsidRDefault="008F3ED5" w:rsidP="008F3ED5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 xml:space="preserve">1. 본 계약에 따라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이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>에게 인도한 산출물이 제3자의 지식재산권을 침해</w:t>
      </w:r>
      <w:r w:rsidR="00695990">
        <w:rPr>
          <w:rFonts w:eastAsiaTheme="minorHAnsi" w:hint="eastAsia"/>
          <w:sz w:val="22"/>
        </w:rPr>
        <w:t>하는 것을 전제로 하는</w:t>
      </w:r>
      <w:r w:rsidRPr="008777A0">
        <w:rPr>
          <w:rFonts w:eastAsiaTheme="minorHAnsi"/>
          <w:sz w:val="22"/>
        </w:rPr>
        <w:t xml:space="preserve"> 청구가 있는 경우,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은 자신의 비용과 책임으로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>을 방어하고, 법원의 최종판결</w:t>
      </w:r>
      <w:r w:rsidR="00695990">
        <w:rPr>
          <w:rFonts w:eastAsiaTheme="minorHAnsi" w:hint="eastAsia"/>
          <w:sz w:val="22"/>
        </w:rPr>
        <w:t xml:space="preserve"> 등</w:t>
      </w:r>
      <w:r w:rsidRPr="008777A0">
        <w:rPr>
          <w:rFonts w:eastAsiaTheme="minorHAnsi"/>
          <w:sz w:val="22"/>
        </w:rPr>
        <w:t xml:space="preserve">에 따른 배상금(변호사 비용 포함) 또는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>이 승인한 합의에 따른 합의금을 배상한다.</w:t>
      </w:r>
    </w:p>
    <w:p w14:paraId="7465F726" w14:textId="264626CF" w:rsidR="008F3ED5" w:rsidRPr="008777A0" w:rsidRDefault="008F3ED5" w:rsidP="008F3ED5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>2. 다음 각호의 경우로 인하여 침해가 발생한 경우에는 본</w:t>
      </w:r>
      <w:ins w:id="215" w:author="yrbae" w:date="2022-03-15T08:57:00Z">
        <w:r w:rsidR="00DF65EE">
          <w:rPr>
            <w:rFonts w:eastAsiaTheme="minorHAnsi" w:hint="eastAsia"/>
            <w:sz w:val="22"/>
          </w:rPr>
          <w:t xml:space="preserve"> </w:t>
        </w:r>
      </w:ins>
      <w:r w:rsidRPr="008777A0">
        <w:rPr>
          <w:rFonts w:eastAsiaTheme="minorHAnsi"/>
          <w:sz w:val="22"/>
        </w:rPr>
        <w:t xml:space="preserve">조에서 정한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>의 방어의무가 적용되지 않는다.</w:t>
      </w:r>
    </w:p>
    <w:p w14:paraId="06C76EE2" w14:textId="77777777" w:rsidR="008F3ED5" w:rsidRPr="008777A0" w:rsidRDefault="008F3ED5" w:rsidP="008F3ED5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>가</w:t>
      </w:r>
      <w:r w:rsidRPr="008777A0">
        <w:rPr>
          <w:rFonts w:eastAsiaTheme="minorHAnsi"/>
          <w:sz w:val="22"/>
        </w:rPr>
        <w:t xml:space="preserve">)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이 산출물을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>의 동의 없이 제3자가 제공한 시스템, 장치, 소프트웨어 또는 데이터와 함께 사용한 경우</w:t>
      </w:r>
    </w:p>
    <w:p w14:paraId="2BF5942B" w14:textId="16A1FCE9" w:rsidR="008F3ED5" w:rsidRPr="008777A0" w:rsidRDefault="008F3ED5" w:rsidP="008F3ED5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>나</w:t>
      </w:r>
      <w:r w:rsidRPr="008777A0">
        <w:rPr>
          <w:rFonts w:eastAsiaTheme="minorHAnsi"/>
          <w:sz w:val="22"/>
        </w:rPr>
        <w:t xml:space="preserve">)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이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>에 제공한 H/W, S/W, 프로그램 디자인, 사양 등의 유</w:t>
      </w:r>
      <w:ins w:id="216" w:author="yrbae" w:date="2022-03-15T08:57:00Z">
        <w:r w:rsidR="00DF65EE">
          <w:rPr>
            <w:rFonts w:eastAsiaTheme="minorHAnsi"/>
            <w:sz w:val="22"/>
          </w:rPr>
          <w:t>∙</w:t>
        </w:r>
      </w:ins>
      <w:r w:rsidRPr="008777A0">
        <w:rPr>
          <w:rFonts w:eastAsiaTheme="minorHAnsi"/>
          <w:sz w:val="22"/>
        </w:rPr>
        <w:t xml:space="preserve">무형물을 이용하여 개발한 경우 또는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>의 지시에 따라 수정, 개작, 변형된 경우</w:t>
      </w:r>
    </w:p>
    <w:p w14:paraId="0741F4B7" w14:textId="77777777" w:rsidR="008F3ED5" w:rsidRPr="008777A0" w:rsidRDefault="008F3ED5" w:rsidP="008F3ED5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>다</w:t>
      </w:r>
      <w:r w:rsidRPr="008777A0">
        <w:rPr>
          <w:rFonts w:eastAsiaTheme="minorHAnsi"/>
          <w:sz w:val="22"/>
        </w:rPr>
        <w:t xml:space="preserve">)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>이 일방적으로 산출물을 수정, 개작 또는 변형한 경우</w:t>
      </w:r>
    </w:p>
    <w:p w14:paraId="0855C1B6" w14:textId="260A985D" w:rsidR="003B2D3F" w:rsidRPr="001E755E" w:rsidRDefault="001E755E" w:rsidP="00C95AD3">
      <w:pPr>
        <w:rPr>
          <w:rFonts w:eastAsiaTheme="minorHAnsi"/>
          <w:sz w:val="22"/>
        </w:rPr>
      </w:pPr>
      <w:r w:rsidRPr="001E755E">
        <w:rPr>
          <w:rFonts w:eastAsiaTheme="minorHAnsi" w:hint="eastAsia"/>
          <w:sz w:val="22"/>
        </w:rPr>
        <w:t>라) 최초 계약 이전에 지식재산권 침해가 인정되는 경우</w:t>
      </w:r>
    </w:p>
    <w:p w14:paraId="154932CC" w14:textId="77777777" w:rsidR="001E755E" w:rsidRPr="00ED4E7B" w:rsidRDefault="001E755E" w:rsidP="00C95AD3">
      <w:pPr>
        <w:rPr>
          <w:rFonts w:eastAsiaTheme="minorHAnsi"/>
          <w:sz w:val="24"/>
          <w:szCs w:val="24"/>
        </w:rPr>
      </w:pPr>
    </w:p>
    <w:p w14:paraId="5CF5238E" w14:textId="77777777" w:rsidR="00D85C3E" w:rsidRPr="00D85C3E" w:rsidRDefault="004D40B0" w:rsidP="00D85C3E">
      <w:pPr>
        <w:snapToGrid w:val="0"/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</w:t>
      </w:r>
      <w:r w:rsidRPr="004D7B50">
        <w:rPr>
          <w:rFonts w:eastAsiaTheme="minorHAnsi"/>
          <w:b/>
          <w:sz w:val="24"/>
          <w:szCs w:val="24"/>
        </w:rPr>
        <w:t>1</w:t>
      </w:r>
      <w:r w:rsidR="008F3ED5">
        <w:rPr>
          <w:rFonts w:eastAsiaTheme="minorHAnsi" w:hint="eastAsia"/>
          <w:b/>
          <w:sz w:val="24"/>
          <w:szCs w:val="24"/>
        </w:rPr>
        <w:t>1</w:t>
      </w:r>
      <w:r w:rsidRPr="004D7B50">
        <w:rPr>
          <w:rFonts w:eastAsiaTheme="minorHAnsi"/>
          <w:b/>
          <w:sz w:val="24"/>
          <w:szCs w:val="24"/>
        </w:rPr>
        <w:t xml:space="preserve">조 </w:t>
      </w:r>
      <w:r w:rsidR="001A36FB">
        <w:rPr>
          <w:rFonts w:eastAsiaTheme="minorHAnsi"/>
          <w:b/>
          <w:sz w:val="24"/>
          <w:szCs w:val="24"/>
        </w:rPr>
        <w:t>(IT</w:t>
      </w:r>
      <w:r w:rsidR="00D85C3E" w:rsidRPr="00D85C3E">
        <w:rPr>
          <w:rFonts w:eastAsiaTheme="minorHAnsi"/>
          <w:b/>
          <w:sz w:val="24"/>
          <w:szCs w:val="24"/>
        </w:rPr>
        <w:t>서비스의 범위)</w:t>
      </w:r>
    </w:p>
    <w:p w14:paraId="4361E084" w14:textId="77777777" w:rsidR="00D85C3E" w:rsidRPr="008777A0" w:rsidRDefault="00D85C3E" w:rsidP="00D85C3E">
      <w:pPr>
        <w:snapToGrid w:val="0"/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1. </w:t>
      </w:r>
      <w:r w:rsidRPr="008777A0">
        <w:rPr>
          <w:rFonts w:eastAsiaTheme="minorHAnsi"/>
          <w:sz w:val="22"/>
        </w:rPr>
        <w:t>“을”이 제공하는</w:t>
      </w:r>
      <w:r w:rsidR="001A36FB">
        <w:rPr>
          <w:rFonts w:eastAsiaTheme="minorHAnsi"/>
          <w:sz w:val="22"/>
        </w:rPr>
        <w:t xml:space="preserve"> IT</w:t>
      </w:r>
      <w:r w:rsidRPr="008777A0">
        <w:rPr>
          <w:rFonts w:eastAsiaTheme="minorHAnsi"/>
          <w:sz w:val="22"/>
        </w:rPr>
        <w:t>서비스</w:t>
      </w:r>
      <w:r w:rsidR="005835DF">
        <w:rPr>
          <w:rFonts w:eastAsiaTheme="minorHAnsi" w:hint="eastAsia"/>
          <w:sz w:val="22"/>
        </w:rPr>
        <w:t>의 대상 및 범위</w:t>
      </w:r>
      <w:r w:rsidRPr="008777A0">
        <w:rPr>
          <w:rFonts w:eastAsiaTheme="minorHAnsi"/>
          <w:sz w:val="22"/>
        </w:rPr>
        <w:t>는 별첨 서비스</w:t>
      </w:r>
      <w:r w:rsidRPr="008777A0">
        <w:rPr>
          <w:rFonts w:eastAsiaTheme="minorHAnsi" w:hint="eastAsia"/>
          <w:sz w:val="22"/>
        </w:rPr>
        <w:t xml:space="preserve"> 세부내역서</w:t>
      </w:r>
      <w:r w:rsidRPr="008777A0">
        <w:rPr>
          <w:rFonts w:eastAsiaTheme="minorHAnsi"/>
          <w:sz w:val="22"/>
        </w:rPr>
        <w:t>에서 정의한다.</w:t>
      </w:r>
    </w:p>
    <w:p w14:paraId="1CEF114E" w14:textId="77777777" w:rsidR="00D85C3E" w:rsidRDefault="00D85C3E" w:rsidP="00D85C3E">
      <w:pPr>
        <w:snapToGrid w:val="0"/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2. </w:t>
      </w:r>
      <w:r w:rsidRPr="008777A0">
        <w:rPr>
          <w:rFonts w:eastAsiaTheme="minorHAnsi"/>
          <w:sz w:val="22"/>
        </w:rPr>
        <w:t xml:space="preserve">운영과정에서 </w:t>
      </w:r>
      <w:r w:rsidR="001B5F76" w:rsidRPr="008777A0">
        <w:rPr>
          <w:rFonts w:eastAsiaTheme="minorHAnsi" w:hint="eastAsia"/>
          <w:sz w:val="22"/>
        </w:rPr>
        <w:t xml:space="preserve">추가적인 </w:t>
      </w:r>
      <w:r w:rsidRPr="008777A0">
        <w:rPr>
          <w:rFonts w:eastAsiaTheme="minorHAnsi"/>
          <w:sz w:val="22"/>
        </w:rPr>
        <w:t>개발이 필요한 사항이 발생할 경우 운영 서비스에 영향을 주지 않는 범위 내에서 지원</w:t>
      </w:r>
      <w:r w:rsidR="001B5F76" w:rsidRPr="008777A0">
        <w:rPr>
          <w:rFonts w:eastAsiaTheme="minorHAnsi" w:hint="eastAsia"/>
          <w:sz w:val="22"/>
        </w:rPr>
        <w:t>이 가능하나</w:t>
      </w:r>
      <w:r w:rsidRPr="008777A0">
        <w:rPr>
          <w:rFonts w:eastAsiaTheme="minorHAnsi"/>
          <w:sz w:val="22"/>
        </w:rPr>
        <w:t>, 추가 공수가 필요할 경우 “</w:t>
      </w:r>
      <w:r w:rsidRPr="008777A0">
        <w:rPr>
          <w:rFonts w:eastAsiaTheme="minorHAnsi" w:hint="eastAsia"/>
          <w:sz w:val="22"/>
        </w:rPr>
        <w:t>갑</w:t>
      </w:r>
      <w:r w:rsidRPr="008777A0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 xml:space="preserve">과 </w:t>
      </w:r>
      <w:r w:rsidRPr="008777A0">
        <w:rPr>
          <w:rFonts w:eastAsiaTheme="minorHAnsi"/>
          <w:sz w:val="22"/>
        </w:rPr>
        <w:t>“</w:t>
      </w:r>
      <w:r w:rsidRPr="008777A0">
        <w:rPr>
          <w:rFonts w:eastAsiaTheme="minorHAnsi" w:hint="eastAsia"/>
          <w:sz w:val="22"/>
        </w:rPr>
        <w:t>을</w:t>
      </w:r>
      <w:r w:rsidRPr="008777A0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 xml:space="preserve">이 협의하여 </w:t>
      </w:r>
      <w:r w:rsidRPr="008777A0">
        <w:rPr>
          <w:rFonts w:eastAsiaTheme="minorHAnsi"/>
          <w:sz w:val="22"/>
        </w:rPr>
        <w:t>별도의 프로젝트로 진행하기로 한다.</w:t>
      </w:r>
    </w:p>
    <w:p w14:paraId="1A779FA6" w14:textId="77777777" w:rsidR="005835DF" w:rsidRPr="008777A0" w:rsidRDefault="005835DF" w:rsidP="00D85C3E">
      <w:pPr>
        <w:snapToGrid w:val="0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>3. 신규로 추가되는 시스템 또는 장비로 인해 운영 및 유지관리가 증가되는 경우 별도의 협의를 통하여 변경계약을 체결할 수 있다.</w:t>
      </w:r>
    </w:p>
    <w:p w14:paraId="7A3473A0" w14:textId="77777777" w:rsidR="00D85C3E" w:rsidRDefault="00D85C3E" w:rsidP="004D40B0">
      <w:pPr>
        <w:snapToGrid w:val="0"/>
        <w:rPr>
          <w:rFonts w:eastAsiaTheme="minorHAnsi"/>
          <w:b/>
          <w:sz w:val="24"/>
          <w:szCs w:val="24"/>
        </w:rPr>
      </w:pPr>
    </w:p>
    <w:p w14:paraId="4944B68A" w14:textId="77777777" w:rsidR="00D85C3E" w:rsidRDefault="00D85C3E" w:rsidP="00D85C3E">
      <w:pPr>
        <w:snapToGrid w:val="0"/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</w:t>
      </w:r>
      <w:r w:rsidRPr="004D7B50">
        <w:rPr>
          <w:rFonts w:eastAsiaTheme="minorHAnsi"/>
          <w:b/>
          <w:sz w:val="24"/>
          <w:szCs w:val="24"/>
        </w:rPr>
        <w:t>1</w:t>
      </w:r>
      <w:r w:rsidR="00A14712">
        <w:rPr>
          <w:rFonts w:eastAsiaTheme="minorHAnsi" w:hint="eastAsia"/>
          <w:b/>
          <w:sz w:val="24"/>
          <w:szCs w:val="24"/>
        </w:rPr>
        <w:t>2</w:t>
      </w:r>
      <w:r w:rsidRPr="004D7B50">
        <w:rPr>
          <w:rFonts w:eastAsiaTheme="minorHAnsi"/>
          <w:b/>
          <w:sz w:val="24"/>
          <w:szCs w:val="24"/>
        </w:rPr>
        <w:t>조 (이행 방식)</w:t>
      </w:r>
    </w:p>
    <w:p w14:paraId="6C1B97E2" w14:textId="77777777" w:rsidR="004D40B0" w:rsidRPr="008777A0" w:rsidRDefault="004D40B0" w:rsidP="004D40B0">
      <w:pPr>
        <w:snapToGrid w:val="0"/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1. </w:t>
      </w:r>
      <w:r w:rsidRPr="008777A0">
        <w:rPr>
          <w:rFonts w:eastAsiaTheme="minorHAnsi"/>
          <w:sz w:val="22"/>
        </w:rPr>
        <w:t>“을”은 “을”의 직원을 “갑”의 근로자들의 법정에 따른 근로시간에 따라 근무할 동안 “갑”이 지정하거나 “갑”과 “을”이 협의하여 정한 장소에서 본 계약을 이행하도록 하여야 한다. 단, “갑”의 요청에 의해 “을”의 인력의 주 근무지가 원격지로 변경될 경우 이와 관련하여 발생하는 비용 및 기타사항은 상호 협의하여 결정한다.</w:t>
      </w:r>
    </w:p>
    <w:p w14:paraId="799EAB70" w14:textId="595FDB69" w:rsidR="00EF43AE" w:rsidRPr="00EF43AE" w:rsidRDefault="004D40B0" w:rsidP="004D40B0">
      <w:pPr>
        <w:snapToGrid w:val="0"/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2. </w:t>
      </w:r>
      <w:r w:rsidRPr="008777A0">
        <w:rPr>
          <w:rFonts w:eastAsiaTheme="minorHAnsi"/>
          <w:sz w:val="22"/>
        </w:rPr>
        <w:t>“갑”은 “을”인력의 원만한 업무수행에 지장이 없도록 다음 각 호와 같은 사항들을 제공</w:t>
      </w:r>
      <w:r w:rsidR="00BA51CF">
        <w:rPr>
          <w:rFonts w:eastAsiaTheme="minorHAnsi"/>
          <w:sz w:val="22"/>
        </w:rPr>
        <w:t>한다</w:t>
      </w:r>
      <w:r w:rsidR="00BA51CF">
        <w:rPr>
          <w:rFonts w:eastAsiaTheme="minorHAnsi" w:hint="eastAsia"/>
          <w:sz w:val="22"/>
        </w:rPr>
        <w:t>.</w:t>
      </w:r>
    </w:p>
    <w:p w14:paraId="1897DB2A" w14:textId="1EA94D78" w:rsidR="004D40B0" w:rsidRPr="001A36FB" w:rsidRDefault="001A733D" w:rsidP="004D40B0">
      <w:pPr>
        <w:snapToGrid w:val="0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lastRenderedPageBreak/>
        <w:t>가</w:t>
      </w:r>
      <w:r w:rsidR="004D40B0" w:rsidRPr="008777A0">
        <w:rPr>
          <w:rFonts w:eastAsiaTheme="minorHAnsi"/>
          <w:sz w:val="22"/>
        </w:rPr>
        <w:t xml:space="preserve">) 책상, 의자, </w:t>
      </w:r>
      <w:del w:id="217" w:author="ybcho2" w:date="2022-09-02T13:42:00Z">
        <w:r w:rsidR="004D40B0" w:rsidRPr="008777A0" w:rsidDel="003E6618">
          <w:rPr>
            <w:rFonts w:eastAsiaTheme="minorHAnsi"/>
            <w:sz w:val="22"/>
          </w:rPr>
          <w:delText xml:space="preserve">생수, </w:delText>
        </w:r>
      </w:del>
      <w:r w:rsidR="004D40B0" w:rsidRPr="008777A0">
        <w:rPr>
          <w:rFonts w:eastAsiaTheme="minorHAnsi"/>
          <w:sz w:val="22"/>
        </w:rPr>
        <w:t xml:space="preserve">복사기, 통신기기(업무용 전화 및 팩스) 등 </w:t>
      </w:r>
      <w:proofErr w:type="spellStart"/>
      <w:r w:rsidR="004D40B0" w:rsidRPr="008777A0">
        <w:rPr>
          <w:rFonts w:eastAsiaTheme="minorHAnsi"/>
          <w:sz w:val="22"/>
        </w:rPr>
        <w:t>자산성</w:t>
      </w:r>
      <w:proofErr w:type="spellEnd"/>
      <w:r w:rsidR="004D40B0" w:rsidRPr="008777A0">
        <w:rPr>
          <w:rFonts w:eastAsiaTheme="minorHAnsi"/>
          <w:sz w:val="22"/>
        </w:rPr>
        <w:t xml:space="preserve"> 집기 비품 (유지</w:t>
      </w:r>
      <w:r w:rsidR="005965FE">
        <w:rPr>
          <w:rFonts w:eastAsiaTheme="minorHAnsi" w:hint="eastAsia"/>
          <w:sz w:val="22"/>
        </w:rPr>
        <w:t>보수</w:t>
      </w:r>
      <w:r w:rsidR="004D40B0" w:rsidRPr="008777A0">
        <w:rPr>
          <w:rFonts w:eastAsiaTheme="minorHAnsi"/>
          <w:sz w:val="22"/>
        </w:rPr>
        <w:t xml:space="preserve"> 포함</w:t>
      </w:r>
      <w:r w:rsidR="00C45DB4">
        <w:rPr>
          <w:rFonts w:eastAsiaTheme="minorHAnsi" w:hint="eastAsia"/>
          <w:sz w:val="22"/>
        </w:rPr>
        <w:t>)</w:t>
      </w:r>
    </w:p>
    <w:p w14:paraId="14BF8844" w14:textId="60E2ACB1" w:rsidR="004D40B0" w:rsidRPr="008777A0" w:rsidRDefault="001A733D" w:rsidP="004D40B0">
      <w:pPr>
        <w:snapToGrid w:val="0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>나</w:t>
      </w:r>
      <w:r w:rsidR="00C7794D">
        <w:rPr>
          <w:rFonts w:eastAsiaTheme="minorHAnsi"/>
          <w:sz w:val="22"/>
        </w:rPr>
        <w:t>) IT</w:t>
      </w:r>
      <w:r w:rsidR="004D40B0" w:rsidRPr="008777A0">
        <w:rPr>
          <w:rFonts w:eastAsiaTheme="minorHAnsi"/>
          <w:sz w:val="22"/>
        </w:rPr>
        <w:t xml:space="preserve">서비스 수행에 필요한 </w:t>
      </w:r>
      <w:del w:id="218" w:author="ybcho2" w:date="2022-09-02T13:42:00Z">
        <w:r w:rsidR="004D40B0" w:rsidRPr="008777A0" w:rsidDel="003E6618">
          <w:rPr>
            <w:rFonts w:eastAsiaTheme="minorHAnsi"/>
            <w:sz w:val="22"/>
          </w:rPr>
          <w:delText>컴퓨터,</w:delText>
        </w:r>
        <w:r w:rsidR="004D40B0" w:rsidRPr="008777A0" w:rsidDel="003E6618">
          <w:rPr>
            <w:rFonts w:eastAsiaTheme="minorHAnsi" w:hint="eastAsia"/>
            <w:sz w:val="22"/>
          </w:rPr>
          <w:delText xml:space="preserve"> </w:delText>
        </w:r>
      </w:del>
      <w:r w:rsidR="004D40B0" w:rsidRPr="008777A0">
        <w:rPr>
          <w:rFonts w:eastAsiaTheme="minorHAnsi"/>
          <w:sz w:val="22"/>
        </w:rPr>
        <w:t>프린터,</w:t>
      </w:r>
      <w:r w:rsidR="004D40B0" w:rsidRPr="008777A0">
        <w:rPr>
          <w:rFonts w:eastAsiaTheme="minorHAnsi" w:hint="eastAsia"/>
          <w:sz w:val="22"/>
        </w:rPr>
        <w:t xml:space="preserve"> </w:t>
      </w:r>
      <w:r w:rsidR="004D40B0" w:rsidRPr="008777A0">
        <w:rPr>
          <w:rFonts w:eastAsiaTheme="minorHAnsi"/>
          <w:sz w:val="22"/>
        </w:rPr>
        <w:t>통신회선, 공조</w:t>
      </w:r>
      <w:r w:rsidR="005965FE">
        <w:rPr>
          <w:rFonts w:eastAsiaTheme="minorHAnsi" w:hint="eastAsia"/>
          <w:sz w:val="22"/>
        </w:rPr>
        <w:t xml:space="preserve">, </w:t>
      </w:r>
      <w:r w:rsidR="004D40B0" w:rsidRPr="008777A0">
        <w:rPr>
          <w:rFonts w:eastAsiaTheme="minorHAnsi"/>
          <w:sz w:val="22"/>
        </w:rPr>
        <w:t>조명 등의 부대시설</w:t>
      </w:r>
      <w:r w:rsidR="005965FE">
        <w:rPr>
          <w:rFonts w:eastAsiaTheme="minorHAnsi" w:hint="eastAsia"/>
          <w:sz w:val="22"/>
        </w:rPr>
        <w:t xml:space="preserve"> </w:t>
      </w:r>
      <w:r w:rsidR="005965FE" w:rsidRPr="008777A0">
        <w:rPr>
          <w:rFonts w:eastAsiaTheme="minorHAnsi"/>
          <w:sz w:val="22"/>
        </w:rPr>
        <w:t>(유지</w:t>
      </w:r>
      <w:r w:rsidR="005965FE">
        <w:rPr>
          <w:rFonts w:eastAsiaTheme="minorHAnsi" w:hint="eastAsia"/>
          <w:sz w:val="22"/>
        </w:rPr>
        <w:t>보수</w:t>
      </w:r>
      <w:r w:rsidR="005965FE" w:rsidRPr="008777A0">
        <w:rPr>
          <w:rFonts w:eastAsiaTheme="minorHAnsi"/>
          <w:sz w:val="22"/>
        </w:rPr>
        <w:t xml:space="preserve"> 포함</w:t>
      </w:r>
      <w:r w:rsidR="005965FE">
        <w:rPr>
          <w:rFonts w:eastAsiaTheme="minorHAnsi" w:hint="eastAsia"/>
          <w:sz w:val="22"/>
        </w:rPr>
        <w:t>)</w:t>
      </w:r>
    </w:p>
    <w:p w14:paraId="12DB606A" w14:textId="4ABE90CE" w:rsidR="004D40B0" w:rsidRDefault="001A733D" w:rsidP="004D40B0">
      <w:pPr>
        <w:snapToGrid w:val="0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>다</w:t>
      </w:r>
      <w:r w:rsidR="004D40B0" w:rsidRPr="008777A0">
        <w:rPr>
          <w:rFonts w:eastAsiaTheme="minorHAnsi"/>
          <w:sz w:val="22"/>
        </w:rPr>
        <w:t>) 주차장</w:t>
      </w:r>
    </w:p>
    <w:p w14:paraId="050E6F78" w14:textId="07487772" w:rsidR="00C7794D" w:rsidRDefault="001A733D" w:rsidP="00C7794D">
      <w:pPr>
        <w:snapToGrid w:val="0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>라</w:t>
      </w:r>
      <w:r w:rsidR="007C282B">
        <w:rPr>
          <w:rFonts w:eastAsiaTheme="minorHAnsi" w:hint="eastAsia"/>
          <w:sz w:val="22"/>
        </w:rPr>
        <w:t xml:space="preserve">) </w:t>
      </w:r>
      <w:r w:rsidR="007C282B">
        <w:rPr>
          <w:rFonts w:eastAsiaTheme="minorHAnsi"/>
          <w:sz w:val="22"/>
        </w:rPr>
        <w:t>“</w:t>
      </w:r>
      <w:r w:rsidR="007C282B">
        <w:rPr>
          <w:rFonts w:eastAsiaTheme="minorHAnsi" w:hint="eastAsia"/>
          <w:sz w:val="22"/>
        </w:rPr>
        <w:t>갑</w:t>
      </w:r>
      <w:r w:rsidR="007C282B">
        <w:rPr>
          <w:rFonts w:eastAsiaTheme="minorHAnsi"/>
          <w:sz w:val="22"/>
        </w:rPr>
        <w:t>”</w:t>
      </w:r>
      <w:r w:rsidR="007C282B">
        <w:rPr>
          <w:rFonts w:eastAsiaTheme="minorHAnsi" w:hint="eastAsia"/>
          <w:sz w:val="22"/>
        </w:rPr>
        <w:t>의 업무목적에 의한 해외 출장</w:t>
      </w:r>
      <w:r w:rsidR="00554CBD">
        <w:rPr>
          <w:rFonts w:eastAsiaTheme="minorHAnsi" w:hint="eastAsia"/>
          <w:sz w:val="22"/>
        </w:rPr>
        <w:t xml:space="preserve"> 비용</w:t>
      </w:r>
    </w:p>
    <w:p w14:paraId="550E844A" w14:textId="4C6BA598" w:rsidR="001A733D" w:rsidRDefault="001A733D" w:rsidP="00C7794D">
      <w:pPr>
        <w:snapToGrid w:val="0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>마</w:t>
      </w:r>
      <w:r w:rsidR="00F97981">
        <w:rPr>
          <w:rFonts w:eastAsiaTheme="minorHAnsi" w:hint="eastAsia"/>
          <w:sz w:val="22"/>
        </w:rPr>
        <w:t xml:space="preserve">) </w:t>
      </w:r>
      <w:r>
        <w:rPr>
          <w:rFonts w:eastAsiaTheme="minorHAnsi" w:hint="eastAsia"/>
          <w:sz w:val="22"/>
        </w:rPr>
        <w:t>사무용 S/W License</w:t>
      </w:r>
    </w:p>
    <w:p w14:paraId="15D70179" w14:textId="28F5FBF4" w:rsidR="00F97981" w:rsidRDefault="001A733D" w:rsidP="001A733D">
      <w:pPr>
        <w:snapToGrid w:val="0"/>
        <w:ind w:firstLineChars="200" w:firstLine="440"/>
        <w:rPr>
          <w:rFonts w:eastAsiaTheme="minorHAnsi"/>
          <w:sz w:val="22"/>
        </w:rPr>
      </w:pPr>
      <w:r>
        <w:rPr>
          <w:rFonts w:eastAsiaTheme="minorHAnsi"/>
          <w:sz w:val="22"/>
        </w:rPr>
        <w:t>“</w:t>
      </w:r>
      <w:r>
        <w:rPr>
          <w:rFonts w:eastAsiaTheme="minorHAnsi" w:hint="eastAsia"/>
          <w:sz w:val="22"/>
        </w:rPr>
        <w:t>갑</w:t>
      </w:r>
      <w:r>
        <w:rPr>
          <w:rFonts w:eastAsiaTheme="minorHAnsi"/>
          <w:sz w:val="22"/>
        </w:rPr>
        <w:t>”의</w:t>
      </w:r>
      <w:r>
        <w:rPr>
          <w:rFonts w:eastAsiaTheme="minorHAnsi" w:hint="eastAsia"/>
          <w:sz w:val="22"/>
        </w:rPr>
        <w:t xml:space="preserve"> 시스템운영 및 개발에 필요한 개발도구 License</w:t>
      </w:r>
    </w:p>
    <w:p w14:paraId="5538C567" w14:textId="727BB05A" w:rsidR="001A733D" w:rsidRDefault="001A733D" w:rsidP="00C7794D">
      <w:pPr>
        <w:snapToGrid w:val="0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 xml:space="preserve">    그룹웨어 License  </w:t>
      </w:r>
    </w:p>
    <w:p w14:paraId="550CF13B" w14:textId="048F66EC" w:rsidR="001A733D" w:rsidRDefault="001A733D" w:rsidP="00C7794D">
      <w:pPr>
        <w:snapToGrid w:val="0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 xml:space="preserve">    보안시스템 License</w:t>
      </w:r>
    </w:p>
    <w:p w14:paraId="6AE12EC5" w14:textId="3EFFECF1" w:rsidR="001A733D" w:rsidDel="000D72ED" w:rsidRDefault="00B83F51">
      <w:pPr>
        <w:snapToGrid w:val="0"/>
        <w:rPr>
          <w:del w:id="219" w:author="ybcho" w:date="2022-03-30T10:40:00Z"/>
          <w:rFonts w:eastAsiaTheme="minorHAnsi"/>
          <w:sz w:val="22"/>
        </w:rPr>
      </w:pPr>
      <w:r>
        <w:rPr>
          <w:rFonts w:eastAsiaTheme="minorHAnsi" w:hint="eastAsia"/>
          <w:sz w:val="22"/>
        </w:rPr>
        <w:t>3</w:t>
      </w:r>
      <w:r w:rsidR="001A733D">
        <w:rPr>
          <w:rFonts w:eastAsiaTheme="minorHAnsi" w:hint="eastAsia"/>
          <w:sz w:val="22"/>
        </w:rPr>
        <w:t xml:space="preserve">. </w:t>
      </w:r>
      <w:r>
        <w:rPr>
          <w:rFonts w:eastAsiaTheme="minorHAnsi"/>
          <w:sz w:val="22"/>
        </w:rPr>
        <w:t>“</w:t>
      </w:r>
      <w:r>
        <w:rPr>
          <w:rFonts w:eastAsiaTheme="minorHAnsi" w:hint="eastAsia"/>
          <w:sz w:val="22"/>
        </w:rPr>
        <w:t>갑</w:t>
      </w:r>
      <w:r>
        <w:rPr>
          <w:rFonts w:eastAsiaTheme="minorHAnsi"/>
          <w:sz w:val="22"/>
        </w:rPr>
        <w:t>”</w:t>
      </w:r>
      <w:r w:rsidR="00690095">
        <w:rPr>
          <w:rFonts w:eastAsiaTheme="minorHAnsi" w:hint="eastAsia"/>
          <w:sz w:val="22"/>
        </w:rPr>
        <w:t>의</w:t>
      </w:r>
      <w:r>
        <w:rPr>
          <w:rFonts w:eastAsiaTheme="minorHAnsi" w:hint="eastAsia"/>
          <w:sz w:val="22"/>
        </w:rPr>
        <w:t xml:space="preserve"> </w:t>
      </w:r>
      <w:proofErr w:type="spellStart"/>
      <w:r w:rsidR="001A733D" w:rsidRPr="008777A0">
        <w:rPr>
          <w:rFonts w:eastAsiaTheme="minorHAnsi"/>
          <w:sz w:val="22"/>
        </w:rPr>
        <w:t>사무실，회의실</w:t>
      </w:r>
      <w:proofErr w:type="spellEnd"/>
      <w:r w:rsidR="001A733D" w:rsidRPr="008777A0">
        <w:rPr>
          <w:rFonts w:eastAsiaTheme="minorHAnsi"/>
          <w:sz w:val="22"/>
        </w:rPr>
        <w:t xml:space="preserve"> 등 </w:t>
      </w:r>
      <w:r w:rsidR="001A733D">
        <w:rPr>
          <w:rFonts w:eastAsiaTheme="minorHAnsi" w:hint="eastAsia"/>
          <w:sz w:val="22"/>
        </w:rPr>
        <w:t xml:space="preserve">서비스 </w:t>
      </w:r>
      <w:r w:rsidR="001A733D" w:rsidRPr="008777A0">
        <w:rPr>
          <w:rFonts w:eastAsiaTheme="minorHAnsi"/>
          <w:sz w:val="22"/>
        </w:rPr>
        <w:t>조직규모에 상응한 근무장소</w:t>
      </w:r>
      <w:r w:rsidR="001A733D">
        <w:rPr>
          <w:rFonts w:eastAsiaTheme="minorHAnsi" w:hint="eastAsia"/>
          <w:sz w:val="22"/>
        </w:rPr>
        <w:t xml:space="preserve"> </w:t>
      </w:r>
      <w:r>
        <w:rPr>
          <w:rFonts w:eastAsiaTheme="minorHAnsi" w:hint="eastAsia"/>
          <w:sz w:val="22"/>
        </w:rPr>
        <w:t>제공</w:t>
      </w:r>
      <w:del w:id="220" w:author="ybcho" w:date="2022-03-30T10:40:00Z">
        <w:r w:rsidDel="000D72ED">
          <w:rPr>
            <w:rFonts w:eastAsiaTheme="minorHAnsi" w:hint="eastAsia"/>
            <w:sz w:val="22"/>
          </w:rPr>
          <w:delText>하며</w:delText>
        </w:r>
      </w:del>
      <w:ins w:id="221" w:author="ybcho" w:date="2022-03-30T10:40:00Z">
        <w:r w:rsidR="000D72ED">
          <w:rPr>
            <w:rFonts w:eastAsiaTheme="minorHAnsi" w:hint="eastAsia"/>
            <w:sz w:val="22"/>
          </w:rPr>
          <w:t>한다.</w:t>
        </w:r>
      </w:ins>
      <w:del w:id="222" w:author="ybcho" w:date="2022-03-30T10:40:00Z">
        <w:r w:rsidDel="000D72ED">
          <w:rPr>
            <w:rFonts w:eastAsiaTheme="minorHAnsi" w:hint="eastAsia"/>
            <w:sz w:val="22"/>
          </w:rPr>
          <w:delText xml:space="preserve">, </w:delText>
        </w:r>
        <w:r w:rsidDel="000D72ED">
          <w:rPr>
            <w:rFonts w:eastAsiaTheme="minorHAnsi"/>
            <w:sz w:val="22"/>
          </w:rPr>
          <w:delText>“</w:delText>
        </w:r>
        <w:r w:rsidDel="000D72ED">
          <w:rPr>
            <w:rFonts w:eastAsiaTheme="minorHAnsi" w:hint="eastAsia"/>
            <w:sz w:val="22"/>
          </w:rPr>
          <w:delText>을</w:delText>
        </w:r>
        <w:r w:rsidDel="000D72ED">
          <w:rPr>
            <w:rFonts w:eastAsiaTheme="minorHAnsi"/>
            <w:sz w:val="22"/>
          </w:rPr>
          <w:delText>”</w:delText>
        </w:r>
        <w:r w:rsidDel="000D72ED">
          <w:rPr>
            <w:rFonts w:eastAsiaTheme="minorHAnsi" w:hint="eastAsia"/>
            <w:sz w:val="22"/>
          </w:rPr>
          <w:delText xml:space="preserve">은 임대료를 </w:delText>
        </w:r>
        <w:r w:rsidDel="000D72ED">
          <w:rPr>
            <w:rFonts w:eastAsiaTheme="minorHAnsi"/>
            <w:sz w:val="22"/>
          </w:rPr>
          <w:delText>“</w:delText>
        </w:r>
        <w:r w:rsidDel="000D72ED">
          <w:rPr>
            <w:rFonts w:eastAsiaTheme="minorHAnsi" w:hint="eastAsia"/>
            <w:sz w:val="22"/>
          </w:rPr>
          <w:delText>갑</w:delText>
        </w:r>
        <w:r w:rsidDel="000D72ED">
          <w:rPr>
            <w:rFonts w:eastAsiaTheme="minorHAnsi"/>
            <w:sz w:val="22"/>
          </w:rPr>
          <w:delText>”</w:delText>
        </w:r>
        <w:r w:rsidDel="000D72ED">
          <w:rPr>
            <w:rFonts w:eastAsiaTheme="minorHAnsi" w:hint="eastAsia"/>
            <w:sz w:val="22"/>
          </w:rPr>
          <w:delText xml:space="preserve">에게 지급한다. </w:delText>
        </w:r>
      </w:del>
    </w:p>
    <w:p w14:paraId="5BCC2969" w14:textId="6F29566C" w:rsidR="001A733D" w:rsidRPr="008777A0" w:rsidDel="000D72ED" w:rsidRDefault="001A733D">
      <w:pPr>
        <w:snapToGrid w:val="0"/>
        <w:rPr>
          <w:del w:id="223" w:author="ybcho" w:date="2022-03-30T10:40:00Z"/>
          <w:rFonts w:eastAsiaTheme="minorHAnsi"/>
          <w:sz w:val="22"/>
        </w:rPr>
      </w:pPr>
      <w:del w:id="224" w:author="ybcho" w:date="2022-03-30T10:40:00Z">
        <w:r w:rsidDel="000D72ED">
          <w:rPr>
            <w:rFonts w:eastAsiaTheme="minorHAnsi" w:hint="eastAsia"/>
            <w:sz w:val="22"/>
          </w:rPr>
          <w:delText xml:space="preserve"> </w:delText>
        </w:r>
        <w:r w:rsidR="00B83F51" w:rsidDel="000D72ED">
          <w:rPr>
            <w:rFonts w:eastAsiaTheme="minorHAnsi" w:hint="eastAsia"/>
            <w:sz w:val="22"/>
          </w:rPr>
          <w:delText>가)</w:delText>
        </w:r>
        <w:r w:rsidDel="000D72ED">
          <w:rPr>
            <w:rFonts w:eastAsiaTheme="minorHAnsi" w:hint="eastAsia"/>
            <w:sz w:val="22"/>
          </w:rPr>
          <w:delText xml:space="preserve"> </w:delText>
        </w:r>
        <w:r w:rsidR="00B83F51" w:rsidDel="000D72ED">
          <w:rPr>
            <w:rFonts w:eastAsiaTheme="minorHAnsi" w:hint="eastAsia"/>
            <w:sz w:val="22"/>
          </w:rPr>
          <w:delText xml:space="preserve">임대료는 </w:delText>
        </w:r>
        <w:r w:rsidR="00B83F51" w:rsidDel="000D72ED">
          <w:rPr>
            <w:rFonts w:eastAsiaTheme="minorHAnsi"/>
            <w:sz w:val="22"/>
          </w:rPr>
          <w:delText>“</w:delText>
        </w:r>
        <w:r w:rsidR="00B83F51" w:rsidDel="000D72ED">
          <w:rPr>
            <w:rFonts w:eastAsiaTheme="minorHAnsi" w:hint="eastAsia"/>
            <w:sz w:val="22"/>
          </w:rPr>
          <w:delText>갑</w:delText>
        </w:r>
        <w:r w:rsidR="00B83F51" w:rsidDel="000D72ED">
          <w:rPr>
            <w:rFonts w:eastAsiaTheme="minorHAnsi"/>
            <w:sz w:val="22"/>
          </w:rPr>
          <w:delText>”</w:delText>
        </w:r>
        <w:r w:rsidR="00B83F51" w:rsidDel="000D72ED">
          <w:rPr>
            <w:rFonts w:eastAsiaTheme="minorHAnsi" w:hint="eastAsia"/>
            <w:sz w:val="22"/>
          </w:rPr>
          <w:delText xml:space="preserve">과 </w:delText>
        </w:r>
        <w:r w:rsidR="00B83F51" w:rsidDel="000D72ED">
          <w:rPr>
            <w:rFonts w:eastAsiaTheme="minorHAnsi"/>
            <w:sz w:val="22"/>
          </w:rPr>
          <w:delText>“</w:delText>
        </w:r>
        <w:r w:rsidR="00B83F51" w:rsidDel="000D72ED">
          <w:rPr>
            <w:rFonts w:eastAsiaTheme="minorHAnsi" w:hint="eastAsia"/>
            <w:sz w:val="22"/>
          </w:rPr>
          <w:delText>을</w:delText>
        </w:r>
        <w:r w:rsidR="00B83F51" w:rsidDel="000D72ED">
          <w:rPr>
            <w:rFonts w:eastAsiaTheme="minorHAnsi"/>
            <w:sz w:val="22"/>
          </w:rPr>
          <w:delText>”</w:delText>
        </w:r>
        <w:r w:rsidR="00B83F51" w:rsidDel="000D72ED">
          <w:rPr>
            <w:rFonts w:eastAsiaTheme="minorHAnsi" w:hint="eastAsia"/>
            <w:sz w:val="22"/>
          </w:rPr>
          <w:delText>의 상호합의하에 정한다.</w:delText>
        </w:r>
      </w:del>
    </w:p>
    <w:p w14:paraId="4B26D3FD" w14:textId="08B841E3" w:rsidR="001A733D" w:rsidRDefault="00B83F51">
      <w:pPr>
        <w:snapToGrid w:val="0"/>
        <w:rPr>
          <w:rFonts w:eastAsiaTheme="minorHAnsi"/>
          <w:sz w:val="22"/>
        </w:rPr>
      </w:pPr>
      <w:del w:id="225" w:author="ybcho" w:date="2022-03-30T10:40:00Z">
        <w:r w:rsidDel="000D72ED">
          <w:rPr>
            <w:rFonts w:eastAsiaTheme="minorHAnsi" w:hint="eastAsia"/>
            <w:sz w:val="22"/>
          </w:rPr>
          <w:delText xml:space="preserve"> 나) 임대료 청구방식은 </w:delText>
        </w:r>
        <w:r w:rsidDel="000D72ED">
          <w:rPr>
            <w:rFonts w:eastAsiaTheme="minorHAnsi"/>
            <w:sz w:val="22"/>
          </w:rPr>
          <w:delText>“</w:delText>
        </w:r>
        <w:r w:rsidDel="000D72ED">
          <w:rPr>
            <w:rFonts w:eastAsiaTheme="minorHAnsi" w:hint="eastAsia"/>
            <w:sz w:val="22"/>
          </w:rPr>
          <w:delText>갑</w:delText>
        </w:r>
        <w:r w:rsidDel="000D72ED">
          <w:rPr>
            <w:rFonts w:eastAsiaTheme="minorHAnsi"/>
            <w:sz w:val="22"/>
          </w:rPr>
          <w:delText>”</w:delText>
        </w:r>
        <w:r w:rsidDel="000D72ED">
          <w:rPr>
            <w:rFonts w:eastAsiaTheme="minorHAnsi" w:hint="eastAsia"/>
            <w:sz w:val="22"/>
          </w:rPr>
          <w:delText xml:space="preserve">과 </w:delText>
        </w:r>
        <w:r w:rsidDel="000D72ED">
          <w:rPr>
            <w:rFonts w:eastAsiaTheme="minorHAnsi"/>
            <w:sz w:val="22"/>
          </w:rPr>
          <w:delText>“</w:delText>
        </w:r>
        <w:r w:rsidDel="000D72ED">
          <w:rPr>
            <w:rFonts w:eastAsiaTheme="minorHAnsi" w:hint="eastAsia"/>
            <w:sz w:val="22"/>
          </w:rPr>
          <w:delText>을</w:delText>
        </w:r>
        <w:r w:rsidDel="000D72ED">
          <w:rPr>
            <w:rFonts w:eastAsiaTheme="minorHAnsi"/>
            <w:sz w:val="22"/>
          </w:rPr>
          <w:delText>”</w:delText>
        </w:r>
        <w:r w:rsidDel="000D72ED">
          <w:rPr>
            <w:rFonts w:eastAsiaTheme="minorHAnsi" w:hint="eastAsia"/>
            <w:sz w:val="22"/>
          </w:rPr>
          <w:delText>의 상호합의하에 정한다.</w:delText>
        </w:r>
      </w:del>
      <w:r>
        <w:rPr>
          <w:rFonts w:eastAsiaTheme="minorHAnsi" w:hint="eastAsia"/>
          <w:sz w:val="22"/>
        </w:rPr>
        <w:t xml:space="preserve"> </w:t>
      </w:r>
    </w:p>
    <w:p w14:paraId="318D52DB" w14:textId="633E9DBA" w:rsidR="00B83F51" w:rsidRDefault="00B83F51" w:rsidP="00B83F51">
      <w:pPr>
        <w:snapToGrid w:val="0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 xml:space="preserve">4. </w:t>
      </w:r>
      <w:del w:id="226" w:author="ybcho2" w:date="2022-09-02T14:39:00Z">
        <w:r w:rsidDel="00611166">
          <w:rPr>
            <w:rFonts w:eastAsiaTheme="minorHAnsi"/>
            <w:sz w:val="22"/>
          </w:rPr>
          <w:delText>“</w:delText>
        </w:r>
        <w:r w:rsidDel="00611166">
          <w:rPr>
            <w:rFonts w:eastAsiaTheme="minorHAnsi" w:hint="eastAsia"/>
            <w:sz w:val="22"/>
          </w:rPr>
          <w:delText>갑</w:delText>
        </w:r>
        <w:r w:rsidDel="00611166">
          <w:rPr>
            <w:rFonts w:eastAsiaTheme="minorHAnsi"/>
            <w:sz w:val="22"/>
          </w:rPr>
          <w:delText>”</w:delText>
        </w:r>
        <w:r w:rsidDel="00611166">
          <w:rPr>
            <w:rFonts w:eastAsiaTheme="minorHAnsi" w:hint="eastAsia"/>
            <w:sz w:val="22"/>
          </w:rPr>
          <w:delText xml:space="preserve">은 </w:delText>
        </w:r>
      </w:del>
      <w:r>
        <w:rPr>
          <w:rFonts w:eastAsiaTheme="minorHAnsi"/>
          <w:sz w:val="22"/>
        </w:rPr>
        <w:t>“</w:t>
      </w:r>
      <w:r>
        <w:rPr>
          <w:rFonts w:eastAsiaTheme="minorHAnsi" w:hint="eastAsia"/>
          <w:sz w:val="22"/>
        </w:rPr>
        <w:t>갑</w:t>
      </w:r>
      <w:r>
        <w:rPr>
          <w:rFonts w:eastAsiaTheme="minorHAnsi"/>
          <w:sz w:val="22"/>
        </w:rPr>
        <w:t>”</w:t>
      </w:r>
      <w:r>
        <w:rPr>
          <w:rFonts w:eastAsiaTheme="minorHAnsi" w:hint="eastAsia"/>
          <w:sz w:val="22"/>
        </w:rPr>
        <w:t xml:space="preserve">이 </w:t>
      </w:r>
      <w:del w:id="227" w:author="ybcho2" w:date="2022-09-02T14:39:00Z">
        <w:r w:rsidDel="00611166">
          <w:rPr>
            <w:rFonts w:eastAsiaTheme="minorHAnsi" w:hint="eastAsia"/>
            <w:sz w:val="22"/>
          </w:rPr>
          <w:delText xml:space="preserve">운영하는 </w:delText>
        </w:r>
      </w:del>
      <w:ins w:id="228" w:author="ybcho2" w:date="2022-09-02T14:39:00Z">
        <w:r w:rsidR="00611166">
          <w:rPr>
            <w:rFonts w:eastAsiaTheme="minorHAnsi" w:hint="eastAsia"/>
            <w:sz w:val="22"/>
          </w:rPr>
          <w:t xml:space="preserve">이용하는 </w:t>
        </w:r>
      </w:ins>
      <w:r>
        <w:rPr>
          <w:rFonts w:eastAsiaTheme="minorHAnsi" w:hint="eastAsia"/>
          <w:sz w:val="22"/>
        </w:rPr>
        <w:t xml:space="preserve">회사식당을 </w:t>
      </w:r>
      <w:r>
        <w:rPr>
          <w:rFonts w:eastAsiaTheme="minorHAnsi"/>
          <w:sz w:val="22"/>
        </w:rPr>
        <w:t>“</w:t>
      </w:r>
      <w:r>
        <w:rPr>
          <w:rFonts w:eastAsiaTheme="minorHAnsi" w:hint="eastAsia"/>
          <w:sz w:val="22"/>
        </w:rPr>
        <w:t>을</w:t>
      </w:r>
      <w:r>
        <w:rPr>
          <w:rFonts w:eastAsiaTheme="minorHAnsi"/>
          <w:sz w:val="22"/>
        </w:rPr>
        <w:t>”</w:t>
      </w:r>
      <w:r w:rsidR="00690095">
        <w:rPr>
          <w:rFonts w:eastAsiaTheme="minorHAnsi" w:hint="eastAsia"/>
          <w:sz w:val="22"/>
        </w:rPr>
        <w:t>의 임직원</w:t>
      </w:r>
      <w:r>
        <w:rPr>
          <w:rFonts w:eastAsiaTheme="minorHAnsi" w:hint="eastAsia"/>
          <w:sz w:val="22"/>
        </w:rPr>
        <w:t>이 사용할 수 있도록 한다</w:t>
      </w:r>
    </w:p>
    <w:p w14:paraId="7021E7C8" w14:textId="2EA4D1DA" w:rsidR="00B83F51" w:rsidRPr="008777A0" w:rsidRDefault="00B83F51" w:rsidP="00B83F51">
      <w:pPr>
        <w:snapToGrid w:val="0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 xml:space="preserve"> 가) 식비는 </w:t>
      </w:r>
      <w:r>
        <w:rPr>
          <w:rFonts w:eastAsiaTheme="minorHAnsi"/>
          <w:sz w:val="22"/>
        </w:rPr>
        <w:t>“</w:t>
      </w:r>
      <w:r>
        <w:rPr>
          <w:rFonts w:eastAsiaTheme="minorHAnsi" w:hint="eastAsia"/>
          <w:sz w:val="22"/>
        </w:rPr>
        <w:t>갑</w:t>
      </w:r>
      <w:r>
        <w:rPr>
          <w:rFonts w:eastAsiaTheme="minorHAnsi"/>
          <w:sz w:val="22"/>
        </w:rPr>
        <w:t>”</w:t>
      </w:r>
      <w:r>
        <w:rPr>
          <w:rFonts w:eastAsiaTheme="minorHAnsi" w:hint="eastAsia"/>
          <w:sz w:val="22"/>
        </w:rPr>
        <w:t xml:space="preserve">과 </w:t>
      </w:r>
      <w:r>
        <w:rPr>
          <w:rFonts w:eastAsiaTheme="minorHAnsi"/>
          <w:sz w:val="22"/>
        </w:rPr>
        <w:t>“</w:t>
      </w:r>
      <w:r>
        <w:rPr>
          <w:rFonts w:eastAsiaTheme="minorHAnsi" w:hint="eastAsia"/>
          <w:sz w:val="22"/>
        </w:rPr>
        <w:t>을</w:t>
      </w:r>
      <w:r>
        <w:rPr>
          <w:rFonts w:eastAsiaTheme="minorHAnsi"/>
          <w:sz w:val="22"/>
        </w:rPr>
        <w:t>”</w:t>
      </w:r>
      <w:r>
        <w:rPr>
          <w:rFonts w:eastAsiaTheme="minorHAnsi" w:hint="eastAsia"/>
          <w:sz w:val="22"/>
        </w:rPr>
        <w:t xml:space="preserve">의 </w:t>
      </w:r>
      <w:proofErr w:type="spellStart"/>
      <w:r>
        <w:rPr>
          <w:rFonts w:eastAsiaTheme="minorHAnsi" w:hint="eastAsia"/>
          <w:sz w:val="22"/>
        </w:rPr>
        <w:t>상호합의하에</w:t>
      </w:r>
      <w:proofErr w:type="spellEnd"/>
      <w:r>
        <w:rPr>
          <w:rFonts w:eastAsiaTheme="minorHAnsi" w:hint="eastAsia"/>
          <w:sz w:val="22"/>
        </w:rPr>
        <w:t xml:space="preserve"> 정한다.</w:t>
      </w:r>
    </w:p>
    <w:p w14:paraId="53705739" w14:textId="5A0DD7F7" w:rsidR="00B83F51" w:rsidRPr="00B83F51" w:rsidRDefault="00B83F51" w:rsidP="00C7794D">
      <w:pPr>
        <w:snapToGrid w:val="0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 xml:space="preserve"> 나) 식비의 청구방식은 </w:t>
      </w:r>
      <w:r>
        <w:rPr>
          <w:rFonts w:eastAsiaTheme="minorHAnsi"/>
          <w:sz w:val="22"/>
        </w:rPr>
        <w:t>“</w:t>
      </w:r>
      <w:r>
        <w:rPr>
          <w:rFonts w:eastAsiaTheme="minorHAnsi" w:hint="eastAsia"/>
          <w:sz w:val="22"/>
        </w:rPr>
        <w:t>갑</w:t>
      </w:r>
      <w:r>
        <w:rPr>
          <w:rFonts w:eastAsiaTheme="minorHAnsi"/>
          <w:sz w:val="22"/>
        </w:rPr>
        <w:t>”</w:t>
      </w:r>
      <w:r>
        <w:rPr>
          <w:rFonts w:eastAsiaTheme="minorHAnsi" w:hint="eastAsia"/>
          <w:sz w:val="22"/>
        </w:rPr>
        <w:t xml:space="preserve">과 </w:t>
      </w:r>
      <w:r>
        <w:rPr>
          <w:rFonts w:eastAsiaTheme="minorHAnsi"/>
          <w:sz w:val="22"/>
        </w:rPr>
        <w:t>“</w:t>
      </w:r>
      <w:r>
        <w:rPr>
          <w:rFonts w:eastAsiaTheme="minorHAnsi" w:hint="eastAsia"/>
          <w:sz w:val="22"/>
        </w:rPr>
        <w:t>을</w:t>
      </w:r>
      <w:r>
        <w:rPr>
          <w:rFonts w:eastAsiaTheme="minorHAnsi"/>
          <w:sz w:val="22"/>
        </w:rPr>
        <w:t>”</w:t>
      </w:r>
      <w:r>
        <w:rPr>
          <w:rFonts w:eastAsiaTheme="minorHAnsi" w:hint="eastAsia"/>
          <w:sz w:val="22"/>
        </w:rPr>
        <w:t xml:space="preserve">의 </w:t>
      </w:r>
      <w:proofErr w:type="spellStart"/>
      <w:r>
        <w:rPr>
          <w:rFonts w:eastAsiaTheme="minorHAnsi" w:hint="eastAsia"/>
          <w:sz w:val="22"/>
        </w:rPr>
        <w:t>상호합의하에</w:t>
      </w:r>
      <w:proofErr w:type="spellEnd"/>
      <w:r>
        <w:rPr>
          <w:rFonts w:eastAsiaTheme="minorHAnsi" w:hint="eastAsia"/>
          <w:sz w:val="22"/>
        </w:rPr>
        <w:t xml:space="preserve"> 정한다. </w:t>
      </w:r>
    </w:p>
    <w:p w14:paraId="3CEE6250" w14:textId="062A8D86" w:rsidR="00C95AD3" w:rsidRPr="00B83F51" w:rsidRDefault="00C95AD3" w:rsidP="004D40B0">
      <w:pPr>
        <w:rPr>
          <w:rFonts w:eastAsiaTheme="minorHAnsi"/>
          <w:sz w:val="24"/>
          <w:szCs w:val="24"/>
        </w:rPr>
      </w:pPr>
    </w:p>
    <w:p w14:paraId="203E6A4F" w14:textId="77777777" w:rsidR="004D40B0" w:rsidRPr="004D7B50" w:rsidRDefault="004D40B0" w:rsidP="004D40B0">
      <w:pPr>
        <w:snapToGrid w:val="0"/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</w:t>
      </w:r>
      <w:r w:rsidRPr="004D7B50">
        <w:rPr>
          <w:rFonts w:eastAsiaTheme="minorHAnsi"/>
          <w:b/>
          <w:sz w:val="24"/>
          <w:szCs w:val="24"/>
        </w:rPr>
        <w:t>1</w:t>
      </w:r>
      <w:r w:rsidR="00A14712">
        <w:rPr>
          <w:rFonts w:eastAsiaTheme="minorHAnsi" w:hint="eastAsia"/>
          <w:b/>
          <w:sz w:val="24"/>
          <w:szCs w:val="24"/>
        </w:rPr>
        <w:t>3</w:t>
      </w:r>
      <w:r w:rsidRPr="004D7B50">
        <w:rPr>
          <w:rFonts w:eastAsiaTheme="minorHAnsi"/>
          <w:b/>
          <w:sz w:val="24"/>
          <w:szCs w:val="24"/>
        </w:rPr>
        <w:t>조 (인력관리 책임)</w:t>
      </w:r>
    </w:p>
    <w:p w14:paraId="15812AF9" w14:textId="77777777" w:rsidR="004D40B0" w:rsidRPr="008777A0" w:rsidRDefault="004D40B0" w:rsidP="004D40B0">
      <w:pPr>
        <w:snapToGrid w:val="0"/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1. </w:t>
      </w:r>
      <w:r w:rsidRPr="008777A0">
        <w:rPr>
          <w:rFonts w:eastAsiaTheme="minorHAnsi"/>
          <w:sz w:val="22"/>
        </w:rPr>
        <w:t xml:space="preserve">“을”은 </w:t>
      </w:r>
      <w:r w:rsidR="00FB7903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갑</w:t>
      </w:r>
      <w:r w:rsidR="00FB7903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>의 사업장에서 서비스를 수행하는 “을”의 직원에 대하여 “갑”이 설정해 놓은 안전관리 수칙을 철저히 숙지하여 안전사고나 산재 등 일체의 사고가 발생하지 않도록 교육 및 관리하며, “갑”은 자사 직원과 동일한 교육 및 지원을 받을 수 있도록 적극 협조한다.</w:t>
      </w:r>
    </w:p>
    <w:p w14:paraId="175A56DF" w14:textId="77777777" w:rsidR="004D40B0" w:rsidRPr="008777A0" w:rsidRDefault="004D40B0" w:rsidP="004D40B0">
      <w:pPr>
        <w:snapToGrid w:val="0"/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2. </w:t>
      </w:r>
      <w:r w:rsidRPr="008777A0">
        <w:rPr>
          <w:rFonts w:eastAsiaTheme="minorHAnsi"/>
          <w:sz w:val="22"/>
        </w:rPr>
        <w:t>사고가 발생한 경우 인력관리 소홀로 인한 경우는 “을”이 책임지며, “갑”의 관리하에 있는 “갑”의 작업환경 내에서 시설 및 구조물 등의 관리 소홀로 발생한 경우는 “갑”이 책임진다.</w:t>
      </w:r>
    </w:p>
    <w:p w14:paraId="7FC35644" w14:textId="5F70227A" w:rsidR="004D40B0" w:rsidRPr="008777A0" w:rsidRDefault="004D40B0" w:rsidP="003C7734">
      <w:pPr>
        <w:snapToGrid w:val="0"/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3. </w:t>
      </w:r>
      <w:r w:rsidRPr="008777A0">
        <w:rPr>
          <w:rFonts w:eastAsiaTheme="minorHAnsi"/>
          <w:sz w:val="22"/>
        </w:rPr>
        <w:t>“을”은 운영인력 변동</w:t>
      </w:r>
      <w:r w:rsidR="0077604D">
        <w:rPr>
          <w:rFonts w:eastAsiaTheme="minorHAnsi" w:hint="eastAsia"/>
          <w:sz w:val="22"/>
        </w:rPr>
        <w:t xml:space="preserve"> </w:t>
      </w:r>
      <w:r w:rsidR="00C04AFB">
        <w:rPr>
          <w:rFonts w:eastAsiaTheme="minorHAnsi" w:hint="eastAsia"/>
          <w:sz w:val="22"/>
        </w:rPr>
        <w:t>필요</w:t>
      </w:r>
      <w:ins w:id="229" w:author="yrbae" w:date="2022-03-15T08:57:00Z">
        <w:r w:rsidR="00DF65EE">
          <w:rPr>
            <w:rFonts w:eastAsiaTheme="minorHAnsi" w:hint="eastAsia"/>
            <w:sz w:val="22"/>
          </w:rPr>
          <w:t xml:space="preserve"> </w:t>
        </w:r>
      </w:ins>
      <w:r w:rsidRPr="008777A0">
        <w:rPr>
          <w:rFonts w:eastAsiaTheme="minorHAnsi"/>
          <w:sz w:val="22"/>
        </w:rPr>
        <w:t xml:space="preserve">시 </w:t>
      </w:r>
      <w:r w:rsidR="003C7734">
        <w:rPr>
          <w:rFonts w:eastAsiaTheme="minorHAnsi" w:hint="eastAsia"/>
          <w:sz w:val="22"/>
        </w:rPr>
        <w:t xml:space="preserve">반드시 </w:t>
      </w:r>
      <w:r w:rsidR="00C04AFB">
        <w:rPr>
          <w:rFonts w:eastAsiaTheme="minorHAnsi" w:hint="eastAsia"/>
          <w:sz w:val="22"/>
        </w:rPr>
        <w:t>사</w:t>
      </w:r>
      <w:r w:rsidR="003C7734">
        <w:rPr>
          <w:rFonts w:eastAsiaTheme="minorHAnsi" w:hint="eastAsia"/>
          <w:sz w:val="22"/>
        </w:rPr>
        <w:t>전에</w:t>
      </w:r>
      <w:r w:rsidRPr="008777A0">
        <w:rPr>
          <w:rFonts w:eastAsiaTheme="minorHAnsi"/>
          <w:sz w:val="22"/>
        </w:rPr>
        <w:t xml:space="preserve"> “갑”</w:t>
      </w:r>
      <w:r w:rsidR="003C7734">
        <w:rPr>
          <w:rFonts w:eastAsiaTheme="minorHAnsi" w:hint="eastAsia"/>
          <w:sz w:val="22"/>
        </w:rPr>
        <w:t xml:space="preserve">에게 </w:t>
      </w:r>
      <w:r w:rsidRPr="008777A0">
        <w:rPr>
          <w:rFonts w:eastAsiaTheme="minorHAnsi"/>
          <w:sz w:val="22"/>
        </w:rPr>
        <w:t>승인을 득해야 한다.</w:t>
      </w:r>
    </w:p>
    <w:p w14:paraId="03D163D2" w14:textId="77777777" w:rsidR="004D40B0" w:rsidRPr="008777A0" w:rsidRDefault="004D40B0" w:rsidP="004D40B0">
      <w:pPr>
        <w:snapToGrid w:val="0"/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4. </w:t>
      </w:r>
      <w:r w:rsidRPr="008777A0">
        <w:rPr>
          <w:rFonts w:eastAsiaTheme="minorHAnsi"/>
          <w:sz w:val="22"/>
        </w:rPr>
        <w:t>기타 천재지변 및 불가항력적인 사항은 “을”과 고용근로자와의 근로계약에 따라 “을”이 처리한다.</w:t>
      </w:r>
    </w:p>
    <w:p w14:paraId="12EF1F2C" w14:textId="77777777" w:rsidR="004D40B0" w:rsidRPr="004D7B50" w:rsidRDefault="004D40B0" w:rsidP="004D40B0">
      <w:pPr>
        <w:snapToGrid w:val="0"/>
        <w:rPr>
          <w:rFonts w:eastAsiaTheme="minorHAnsi"/>
          <w:sz w:val="24"/>
          <w:szCs w:val="24"/>
        </w:rPr>
      </w:pPr>
    </w:p>
    <w:p w14:paraId="7A8B9114" w14:textId="77777777" w:rsidR="004D40B0" w:rsidRPr="004D7B50" w:rsidRDefault="004D40B0" w:rsidP="004D40B0">
      <w:pPr>
        <w:snapToGrid w:val="0"/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</w:t>
      </w:r>
      <w:r w:rsidRPr="004D7B50">
        <w:rPr>
          <w:rFonts w:eastAsiaTheme="minorHAnsi"/>
          <w:b/>
          <w:sz w:val="24"/>
          <w:szCs w:val="24"/>
        </w:rPr>
        <w:t>1</w:t>
      </w:r>
      <w:r w:rsidR="00A14712">
        <w:rPr>
          <w:rFonts w:eastAsiaTheme="minorHAnsi" w:hint="eastAsia"/>
          <w:b/>
          <w:sz w:val="24"/>
          <w:szCs w:val="24"/>
        </w:rPr>
        <w:t>4</w:t>
      </w:r>
      <w:r w:rsidRPr="004D7B50">
        <w:rPr>
          <w:rFonts w:eastAsiaTheme="minorHAnsi"/>
          <w:b/>
          <w:sz w:val="24"/>
          <w:szCs w:val="24"/>
        </w:rPr>
        <w:t>조 (전산시설의 사용 및 관리)</w:t>
      </w:r>
    </w:p>
    <w:p w14:paraId="5749B203" w14:textId="5FBB4FBA" w:rsidR="004D40B0" w:rsidRPr="008777A0" w:rsidRDefault="004D40B0" w:rsidP="004D40B0">
      <w:pPr>
        <w:snapToGrid w:val="0"/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1. </w:t>
      </w:r>
      <w:r w:rsidRPr="008777A0">
        <w:rPr>
          <w:rFonts w:eastAsiaTheme="minorHAnsi"/>
          <w:sz w:val="22"/>
        </w:rPr>
        <w:t>“갑”의 전산시설은 원칙적으로 “갑”</w:t>
      </w:r>
      <w:r w:rsidR="00690095">
        <w:rPr>
          <w:rFonts w:eastAsiaTheme="minorHAnsi" w:hint="eastAsia"/>
          <w:sz w:val="22"/>
        </w:rPr>
        <w:t>의</w:t>
      </w:r>
      <w:r w:rsidRPr="008777A0">
        <w:rPr>
          <w:rFonts w:eastAsiaTheme="minorHAnsi"/>
          <w:sz w:val="22"/>
        </w:rPr>
        <w:t xml:space="preserve"> 사용을 위한 목적으로만 사용한다. 다만, 양 당사자의 합의로 달리 정할 수 있다.</w:t>
      </w:r>
    </w:p>
    <w:p w14:paraId="413EFFC5" w14:textId="77777777" w:rsidR="004D40B0" w:rsidRPr="008777A0" w:rsidRDefault="004D40B0" w:rsidP="004D40B0">
      <w:pPr>
        <w:snapToGrid w:val="0"/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2. </w:t>
      </w:r>
      <w:r w:rsidRPr="008777A0">
        <w:rPr>
          <w:rFonts w:eastAsiaTheme="minorHAnsi"/>
          <w:sz w:val="22"/>
        </w:rPr>
        <w:t>“갑”이 사업장 차원에서 통합적으로 관리하는 장소 및 전기시설, 통신시설을 비롯한 각종 시설 등에 대한 보안, 유지, 관리 책임은 “갑”에게 있다.</w:t>
      </w:r>
    </w:p>
    <w:p w14:paraId="28E70AE0" w14:textId="77777777" w:rsidR="004D40B0" w:rsidRPr="008777A0" w:rsidRDefault="004D40B0" w:rsidP="004D40B0">
      <w:pPr>
        <w:snapToGrid w:val="0"/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3. </w:t>
      </w:r>
      <w:r w:rsidRPr="008777A0">
        <w:rPr>
          <w:rFonts w:eastAsiaTheme="minorHAnsi"/>
          <w:sz w:val="22"/>
        </w:rPr>
        <w:t>“갑”과 “을”은 “갑” 전산시설의 적절한 유지, 관리를 위하여 필요한 경우, 상호 협조하여야 한다.</w:t>
      </w:r>
    </w:p>
    <w:p w14:paraId="4298F2D7" w14:textId="77777777" w:rsidR="00443EBA" w:rsidRPr="004D7B50" w:rsidRDefault="00443EBA" w:rsidP="004D40B0">
      <w:pPr>
        <w:snapToGrid w:val="0"/>
        <w:rPr>
          <w:rFonts w:eastAsiaTheme="minorHAnsi"/>
          <w:sz w:val="24"/>
          <w:szCs w:val="24"/>
        </w:rPr>
      </w:pPr>
    </w:p>
    <w:p w14:paraId="0A60E735" w14:textId="77777777" w:rsidR="00930E69" w:rsidRDefault="00930E69" w:rsidP="004D7B50">
      <w:pPr>
        <w:rPr>
          <w:ins w:id="230" w:author="강석남 부장" w:date="2023-04-12T11:15:00Z"/>
          <w:rFonts w:eastAsiaTheme="minorHAnsi"/>
          <w:b/>
          <w:sz w:val="24"/>
          <w:szCs w:val="24"/>
        </w:rPr>
      </w:pPr>
    </w:p>
    <w:p w14:paraId="00A8F62E" w14:textId="670A1F55" w:rsidR="00443EBA" w:rsidRPr="004D7B50" w:rsidRDefault="00443EBA" w:rsidP="004D7B50">
      <w:pPr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lastRenderedPageBreak/>
        <w:t>제</w:t>
      </w:r>
      <w:r w:rsidR="00A14712">
        <w:rPr>
          <w:rFonts w:eastAsiaTheme="minorHAnsi" w:hint="eastAsia"/>
          <w:b/>
          <w:sz w:val="24"/>
          <w:szCs w:val="24"/>
        </w:rPr>
        <w:t>15</w:t>
      </w:r>
      <w:r w:rsidRPr="004D7B50">
        <w:rPr>
          <w:rFonts w:eastAsiaTheme="minorHAnsi" w:hint="eastAsia"/>
          <w:b/>
          <w:sz w:val="24"/>
          <w:szCs w:val="24"/>
        </w:rPr>
        <w:t>조 (비상장애 시 복구)</w:t>
      </w:r>
    </w:p>
    <w:p w14:paraId="6CF8EE8B" w14:textId="77777777" w:rsidR="00443EBA" w:rsidRPr="008777A0" w:rsidRDefault="004D7B50" w:rsidP="004D7B50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1. </w:t>
      </w:r>
      <w:r w:rsidR="00443EBA" w:rsidRPr="008777A0">
        <w:rPr>
          <w:rFonts w:eastAsiaTheme="minorHAnsi"/>
          <w:sz w:val="22"/>
        </w:rPr>
        <w:t>“</w:t>
      </w:r>
      <w:r w:rsidR="00443EBA" w:rsidRPr="008777A0">
        <w:rPr>
          <w:rFonts w:eastAsiaTheme="minorHAnsi" w:hint="eastAsia"/>
          <w:sz w:val="22"/>
        </w:rPr>
        <w:t>을</w:t>
      </w:r>
      <w:r w:rsidR="00443EBA" w:rsidRPr="008777A0">
        <w:rPr>
          <w:rFonts w:eastAsiaTheme="minorHAnsi"/>
          <w:sz w:val="22"/>
        </w:rPr>
        <w:t>”</w:t>
      </w:r>
      <w:r w:rsidR="00443EBA" w:rsidRPr="008777A0">
        <w:rPr>
          <w:rFonts w:eastAsiaTheme="minorHAnsi" w:hint="eastAsia"/>
          <w:sz w:val="22"/>
        </w:rPr>
        <w:t>은</w:t>
      </w:r>
      <w:r w:rsidR="0099716F">
        <w:rPr>
          <w:rFonts w:eastAsiaTheme="minorHAnsi" w:hint="eastAsia"/>
          <w:sz w:val="22"/>
        </w:rPr>
        <w:t xml:space="preserve"> IT</w:t>
      </w:r>
      <w:r w:rsidR="00443EBA" w:rsidRPr="008777A0">
        <w:rPr>
          <w:rFonts w:eastAsiaTheme="minorHAnsi" w:hint="eastAsia"/>
          <w:sz w:val="22"/>
        </w:rPr>
        <w:t xml:space="preserve">서비스의 수행에 지장을 초래할 사고 및 장애발생을 알았을 때에는 그 사고에 대한 귀책 여하에 관계없이 즉시 </w:t>
      </w:r>
      <w:r w:rsidR="00443EBA" w:rsidRPr="008777A0">
        <w:rPr>
          <w:rFonts w:eastAsiaTheme="minorHAnsi"/>
          <w:sz w:val="22"/>
        </w:rPr>
        <w:t>“</w:t>
      </w:r>
      <w:r w:rsidR="00443EBA" w:rsidRPr="008777A0">
        <w:rPr>
          <w:rFonts w:eastAsiaTheme="minorHAnsi" w:hint="eastAsia"/>
          <w:sz w:val="22"/>
        </w:rPr>
        <w:t>갑</w:t>
      </w:r>
      <w:r w:rsidR="00443EBA" w:rsidRPr="008777A0">
        <w:rPr>
          <w:rFonts w:eastAsiaTheme="minorHAnsi"/>
          <w:sz w:val="22"/>
        </w:rPr>
        <w:t>”</w:t>
      </w:r>
      <w:r w:rsidR="00443EBA" w:rsidRPr="008777A0">
        <w:rPr>
          <w:rFonts w:eastAsiaTheme="minorHAnsi" w:hint="eastAsia"/>
          <w:sz w:val="22"/>
        </w:rPr>
        <w:t xml:space="preserve">에게 통보하고 신속히 </w:t>
      </w:r>
      <w:r w:rsidR="007D2920" w:rsidRPr="008777A0">
        <w:rPr>
          <w:rFonts w:eastAsiaTheme="minorHAnsi" w:hint="eastAsia"/>
          <w:sz w:val="22"/>
        </w:rPr>
        <w:t>응</w:t>
      </w:r>
      <w:r w:rsidR="00443EBA" w:rsidRPr="008777A0">
        <w:rPr>
          <w:rFonts w:eastAsiaTheme="minorHAnsi" w:hint="eastAsia"/>
          <w:sz w:val="22"/>
        </w:rPr>
        <w:t>급조치를 취한 후 발생경위 및 대책에 대한 보고를 하여야 한다. 단, 긴급상황 발생시 선 조치 후 사후 통보할 수 있다.</w:t>
      </w:r>
    </w:p>
    <w:p w14:paraId="24E42E4E" w14:textId="77777777" w:rsidR="00443EBA" w:rsidRPr="008777A0" w:rsidRDefault="004D7B50" w:rsidP="004D7B50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2. </w:t>
      </w:r>
      <w:r w:rsidR="00443EBA" w:rsidRPr="008777A0">
        <w:rPr>
          <w:rFonts w:eastAsiaTheme="minorHAnsi"/>
          <w:sz w:val="22"/>
        </w:rPr>
        <w:t>“</w:t>
      </w:r>
      <w:r w:rsidR="00443EBA" w:rsidRPr="008777A0">
        <w:rPr>
          <w:rFonts w:eastAsiaTheme="minorHAnsi" w:hint="eastAsia"/>
          <w:sz w:val="22"/>
        </w:rPr>
        <w:t>갑</w:t>
      </w:r>
      <w:r w:rsidR="00443EBA" w:rsidRPr="008777A0">
        <w:rPr>
          <w:rFonts w:eastAsiaTheme="minorHAnsi"/>
          <w:sz w:val="22"/>
        </w:rPr>
        <w:t>”</w:t>
      </w:r>
      <w:r w:rsidR="00443EBA" w:rsidRPr="008777A0">
        <w:rPr>
          <w:rFonts w:eastAsiaTheme="minorHAnsi" w:hint="eastAsia"/>
          <w:sz w:val="22"/>
        </w:rPr>
        <w:t xml:space="preserve">과 </w:t>
      </w:r>
      <w:r w:rsidR="00443EBA" w:rsidRPr="008777A0">
        <w:rPr>
          <w:rFonts w:eastAsiaTheme="minorHAnsi"/>
          <w:sz w:val="22"/>
        </w:rPr>
        <w:t>“</w:t>
      </w:r>
      <w:r w:rsidR="00443EBA" w:rsidRPr="008777A0">
        <w:rPr>
          <w:rFonts w:eastAsiaTheme="minorHAnsi" w:hint="eastAsia"/>
          <w:sz w:val="22"/>
        </w:rPr>
        <w:t>을</w:t>
      </w:r>
      <w:r w:rsidR="00443EBA" w:rsidRPr="008777A0">
        <w:rPr>
          <w:rFonts w:eastAsiaTheme="minorHAnsi"/>
          <w:sz w:val="22"/>
        </w:rPr>
        <w:t>”</w:t>
      </w:r>
      <w:r w:rsidR="00443EBA" w:rsidRPr="008777A0">
        <w:rPr>
          <w:rFonts w:eastAsiaTheme="minorHAnsi" w:hint="eastAsia"/>
          <w:sz w:val="22"/>
        </w:rPr>
        <w:t>은 책임 및 손해배상의 부과여부에 불문하고 발생된 장애와 피해의 복구를 우선하며, 피해를 최소화하는 데 최선의 노력을 다한다.</w:t>
      </w:r>
    </w:p>
    <w:p w14:paraId="60D12340" w14:textId="77777777" w:rsidR="00443EBA" w:rsidRPr="008777A0" w:rsidRDefault="004D7B50" w:rsidP="004D7B50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3. </w:t>
      </w:r>
      <w:r w:rsidR="00443EBA" w:rsidRPr="008777A0">
        <w:rPr>
          <w:rFonts w:eastAsiaTheme="minorHAnsi"/>
          <w:sz w:val="22"/>
        </w:rPr>
        <w:t>“</w:t>
      </w:r>
      <w:r w:rsidR="00443EBA" w:rsidRPr="008777A0">
        <w:rPr>
          <w:rFonts w:eastAsiaTheme="minorHAnsi" w:hint="eastAsia"/>
          <w:sz w:val="22"/>
        </w:rPr>
        <w:t>을</w:t>
      </w:r>
      <w:r w:rsidR="00443EBA" w:rsidRPr="008777A0">
        <w:rPr>
          <w:rFonts w:eastAsiaTheme="minorHAnsi"/>
          <w:sz w:val="22"/>
        </w:rPr>
        <w:t>”</w:t>
      </w:r>
      <w:r w:rsidR="00443EBA" w:rsidRPr="008777A0">
        <w:rPr>
          <w:rFonts w:eastAsiaTheme="minorHAnsi" w:hint="eastAsia"/>
          <w:sz w:val="22"/>
        </w:rPr>
        <w:t xml:space="preserve">은 재난으로부터의 기기 보호, 효율성 제고 및 정상 작동을 보장하기 위한 예방 정비 등을 목적으로 </w:t>
      </w:r>
      <w:r w:rsidR="00443EBA" w:rsidRPr="008777A0">
        <w:rPr>
          <w:rFonts w:eastAsiaTheme="minorHAnsi"/>
          <w:sz w:val="22"/>
        </w:rPr>
        <w:t>“</w:t>
      </w:r>
      <w:r w:rsidR="00443EBA" w:rsidRPr="008777A0">
        <w:rPr>
          <w:rFonts w:eastAsiaTheme="minorHAnsi" w:hint="eastAsia"/>
          <w:sz w:val="22"/>
        </w:rPr>
        <w:t>갑</w:t>
      </w:r>
      <w:r w:rsidR="00443EBA" w:rsidRPr="008777A0">
        <w:rPr>
          <w:rFonts w:eastAsiaTheme="minorHAnsi"/>
          <w:sz w:val="22"/>
        </w:rPr>
        <w:t>”</w:t>
      </w:r>
      <w:r w:rsidR="00443EBA" w:rsidRPr="008777A0">
        <w:rPr>
          <w:rFonts w:eastAsiaTheme="minorHAnsi" w:hint="eastAsia"/>
          <w:sz w:val="22"/>
        </w:rPr>
        <w:t xml:space="preserve">의 승인 하에 정보자원의 사용을 일시 중단시킬 수 있다. </w:t>
      </w:r>
    </w:p>
    <w:p w14:paraId="524241F0" w14:textId="77777777" w:rsidR="004D7B50" w:rsidRPr="004D7B50" w:rsidRDefault="004D7B50" w:rsidP="004D7B50">
      <w:pPr>
        <w:pStyle w:val="a4"/>
        <w:spacing w:before="180" w:beforeAutospacing="0" w:after="180" w:afterAutospacing="0" w:line="340" w:lineRule="atLeast"/>
        <w:rPr>
          <w:rFonts w:asciiTheme="minorHAnsi" w:eastAsiaTheme="minorHAnsi" w:hAnsiTheme="minorHAnsi"/>
          <w:bCs/>
        </w:rPr>
      </w:pPr>
    </w:p>
    <w:p w14:paraId="52E87F69" w14:textId="77777777" w:rsidR="004D7B50" w:rsidRPr="004D7B50" w:rsidRDefault="004D7B50" w:rsidP="004D7B50">
      <w:pPr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</w:t>
      </w:r>
      <w:r w:rsidR="00A14712">
        <w:rPr>
          <w:rFonts w:eastAsiaTheme="minorHAnsi" w:hint="eastAsia"/>
          <w:b/>
          <w:sz w:val="24"/>
          <w:szCs w:val="24"/>
        </w:rPr>
        <w:t>16</w:t>
      </w:r>
      <w:r w:rsidRPr="004D7B50">
        <w:rPr>
          <w:rFonts w:eastAsiaTheme="minorHAnsi" w:hint="eastAsia"/>
          <w:b/>
          <w:sz w:val="24"/>
          <w:szCs w:val="24"/>
        </w:rPr>
        <w:t>조</w:t>
      </w:r>
      <w:r w:rsidR="00156E77">
        <w:rPr>
          <w:rFonts w:eastAsiaTheme="minorHAnsi" w:hint="eastAsia"/>
          <w:b/>
          <w:sz w:val="24"/>
          <w:szCs w:val="24"/>
        </w:rPr>
        <w:t xml:space="preserve"> (IT</w:t>
      </w:r>
      <w:r w:rsidRPr="004D7B50">
        <w:rPr>
          <w:rFonts w:eastAsiaTheme="minorHAnsi" w:hint="eastAsia"/>
          <w:b/>
          <w:sz w:val="24"/>
          <w:szCs w:val="24"/>
        </w:rPr>
        <w:t>서비스 수행관리)</w:t>
      </w:r>
    </w:p>
    <w:p w14:paraId="3C6CB636" w14:textId="77777777" w:rsidR="004D7B50" w:rsidRPr="008777A0" w:rsidRDefault="00156E77" w:rsidP="004D7B50">
      <w:pPr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>1. IT</w:t>
      </w:r>
      <w:r w:rsidR="004D7B50" w:rsidRPr="008777A0">
        <w:rPr>
          <w:rFonts w:eastAsiaTheme="minorHAnsi" w:hint="eastAsia"/>
          <w:sz w:val="22"/>
        </w:rPr>
        <w:t xml:space="preserve">서비스수행을 원활히 하기 위하여 </w:t>
      </w:r>
      <w:r w:rsidR="004D7B50" w:rsidRPr="008777A0">
        <w:rPr>
          <w:rFonts w:eastAsiaTheme="minorHAnsi"/>
          <w:sz w:val="22"/>
        </w:rPr>
        <w:t>“</w:t>
      </w:r>
      <w:r w:rsidR="004D7B50" w:rsidRPr="008777A0">
        <w:rPr>
          <w:rFonts w:eastAsiaTheme="minorHAnsi" w:hint="eastAsia"/>
          <w:sz w:val="22"/>
        </w:rPr>
        <w:t>갑</w:t>
      </w:r>
      <w:r w:rsidR="004D7B50" w:rsidRPr="008777A0">
        <w:rPr>
          <w:rFonts w:eastAsiaTheme="minorHAnsi"/>
          <w:sz w:val="22"/>
        </w:rPr>
        <w:t>”</w:t>
      </w:r>
      <w:r w:rsidR="004D7B50" w:rsidRPr="008777A0">
        <w:rPr>
          <w:rFonts w:eastAsiaTheme="minorHAnsi" w:hint="eastAsia"/>
          <w:sz w:val="22"/>
        </w:rPr>
        <w:t xml:space="preserve">과 </w:t>
      </w:r>
      <w:r w:rsidR="004D7B50" w:rsidRPr="008777A0">
        <w:rPr>
          <w:rFonts w:eastAsiaTheme="minorHAnsi"/>
          <w:sz w:val="22"/>
        </w:rPr>
        <w:t>“</w:t>
      </w:r>
      <w:r w:rsidR="004D7B50" w:rsidRPr="008777A0">
        <w:rPr>
          <w:rFonts w:eastAsiaTheme="minorHAnsi" w:hint="eastAsia"/>
          <w:sz w:val="22"/>
        </w:rPr>
        <w:t>을</w:t>
      </w:r>
      <w:r w:rsidR="004D7B50" w:rsidRPr="008777A0">
        <w:rPr>
          <w:rFonts w:eastAsiaTheme="minorHAnsi"/>
          <w:sz w:val="22"/>
        </w:rPr>
        <w:t>”</w:t>
      </w:r>
      <w:r w:rsidR="004D7B50" w:rsidRPr="008777A0">
        <w:rPr>
          <w:rFonts w:eastAsiaTheme="minorHAnsi" w:hint="eastAsia"/>
          <w:sz w:val="22"/>
        </w:rPr>
        <w:t xml:space="preserve">은 각각 책임자(이하 "책임자")를 선임한다. </w:t>
      </w:r>
      <w:r w:rsidR="004D7B50" w:rsidRPr="008777A0">
        <w:rPr>
          <w:rFonts w:eastAsiaTheme="minorHAnsi"/>
          <w:sz w:val="22"/>
        </w:rPr>
        <w:t>“</w:t>
      </w:r>
      <w:r w:rsidR="004D7B50" w:rsidRPr="008777A0">
        <w:rPr>
          <w:rFonts w:eastAsiaTheme="minorHAnsi" w:hint="eastAsia"/>
          <w:sz w:val="22"/>
        </w:rPr>
        <w:t>갑</w:t>
      </w:r>
      <w:r w:rsidR="004D7B50" w:rsidRPr="008777A0">
        <w:rPr>
          <w:rFonts w:eastAsiaTheme="minorHAnsi"/>
          <w:sz w:val="22"/>
        </w:rPr>
        <w:t>”</w:t>
      </w:r>
      <w:r w:rsidR="004D7B50" w:rsidRPr="008777A0">
        <w:rPr>
          <w:rFonts w:eastAsiaTheme="minorHAnsi" w:hint="eastAsia"/>
          <w:sz w:val="22"/>
        </w:rPr>
        <w:t xml:space="preserve">과 </w:t>
      </w:r>
      <w:r w:rsidR="004D7B50" w:rsidRPr="008777A0">
        <w:rPr>
          <w:rFonts w:eastAsiaTheme="minorHAnsi"/>
          <w:sz w:val="22"/>
        </w:rPr>
        <w:t>“</w:t>
      </w:r>
      <w:r w:rsidR="004D7B50" w:rsidRPr="008777A0">
        <w:rPr>
          <w:rFonts w:eastAsiaTheme="minorHAnsi" w:hint="eastAsia"/>
          <w:sz w:val="22"/>
        </w:rPr>
        <w:t>을</w:t>
      </w:r>
      <w:r w:rsidR="004D7B50" w:rsidRPr="008777A0">
        <w:rPr>
          <w:rFonts w:eastAsiaTheme="minorHAnsi"/>
          <w:sz w:val="22"/>
        </w:rPr>
        <w:t>”</w:t>
      </w:r>
      <w:r w:rsidR="004D7B50" w:rsidRPr="008777A0">
        <w:rPr>
          <w:rFonts w:eastAsiaTheme="minorHAnsi" w:hint="eastAsia"/>
          <w:sz w:val="22"/>
        </w:rPr>
        <w:t xml:space="preserve">은 </w:t>
      </w:r>
      <w:r>
        <w:rPr>
          <w:rFonts w:eastAsiaTheme="minorHAnsi" w:hint="eastAsia"/>
          <w:sz w:val="22"/>
        </w:rPr>
        <w:t>IT</w:t>
      </w:r>
      <w:r w:rsidR="004D7B50" w:rsidRPr="008777A0">
        <w:rPr>
          <w:rFonts w:eastAsiaTheme="minorHAnsi" w:hint="eastAsia"/>
          <w:sz w:val="22"/>
        </w:rPr>
        <w:t xml:space="preserve">서비스 수행상 필요한 사항을 상호 책임자에게 통지하며, 서비스 수행상 합의가 필요한 모든 행위는 </w:t>
      </w:r>
      <w:r w:rsidR="004D7B50" w:rsidRPr="008777A0">
        <w:rPr>
          <w:rFonts w:eastAsiaTheme="minorHAnsi"/>
          <w:sz w:val="22"/>
        </w:rPr>
        <w:t>“</w:t>
      </w:r>
      <w:r w:rsidR="004D7B50" w:rsidRPr="008777A0">
        <w:rPr>
          <w:rFonts w:eastAsiaTheme="minorHAnsi" w:hint="eastAsia"/>
          <w:sz w:val="22"/>
        </w:rPr>
        <w:t>갑</w:t>
      </w:r>
      <w:r w:rsidR="004D7B50" w:rsidRPr="008777A0">
        <w:rPr>
          <w:rFonts w:eastAsiaTheme="minorHAnsi"/>
          <w:sz w:val="22"/>
        </w:rPr>
        <w:t>”</w:t>
      </w:r>
      <w:r w:rsidR="004D7B50" w:rsidRPr="008777A0">
        <w:rPr>
          <w:rFonts w:eastAsiaTheme="minorHAnsi" w:hint="eastAsia"/>
          <w:sz w:val="22"/>
        </w:rPr>
        <w:t xml:space="preserve">의 책임자 또는 책임자가 지정한 자와 </w:t>
      </w:r>
      <w:r w:rsidR="004D7B50" w:rsidRPr="008777A0">
        <w:rPr>
          <w:rFonts w:eastAsiaTheme="minorHAnsi"/>
          <w:sz w:val="22"/>
        </w:rPr>
        <w:t>“</w:t>
      </w:r>
      <w:r w:rsidR="004D7B50" w:rsidRPr="008777A0">
        <w:rPr>
          <w:rFonts w:eastAsiaTheme="minorHAnsi" w:hint="eastAsia"/>
          <w:sz w:val="22"/>
        </w:rPr>
        <w:t>을</w:t>
      </w:r>
      <w:r w:rsidR="004D7B50" w:rsidRPr="008777A0">
        <w:rPr>
          <w:rFonts w:eastAsiaTheme="minorHAnsi"/>
          <w:sz w:val="22"/>
        </w:rPr>
        <w:t>”</w:t>
      </w:r>
      <w:r w:rsidR="004D7B50" w:rsidRPr="008777A0">
        <w:rPr>
          <w:rFonts w:eastAsiaTheme="minorHAnsi" w:hint="eastAsia"/>
          <w:sz w:val="22"/>
        </w:rPr>
        <w:t>의 책임자 또는 책임자가 지정한 자가 서면으로 함을 원칙으로 한다.</w:t>
      </w:r>
    </w:p>
    <w:p w14:paraId="31971201" w14:textId="77777777" w:rsidR="004D7B50" w:rsidRPr="008777A0" w:rsidRDefault="004D7B50" w:rsidP="004D7B50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2. 양 당사자는 업무진행 및 확인을 위하여 필요한 자료를 상대방에게 요구할 수 있으며, 상대방은 특별한 사유가 없는 한 요청한 기일 내 이를 제출하여야 한다. </w:t>
      </w:r>
    </w:p>
    <w:p w14:paraId="0B9A88C8" w14:textId="77777777" w:rsidR="004D7B50" w:rsidRPr="008777A0" w:rsidRDefault="004D7B50" w:rsidP="004D7B50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3. </w:t>
      </w:r>
      <w:r w:rsidRPr="008777A0">
        <w:rPr>
          <w:rFonts w:eastAsiaTheme="minorHAnsi"/>
          <w:sz w:val="22"/>
        </w:rPr>
        <w:t>“</w:t>
      </w:r>
      <w:r w:rsidRPr="008777A0">
        <w:rPr>
          <w:rFonts w:eastAsiaTheme="minorHAnsi" w:hint="eastAsia"/>
          <w:sz w:val="22"/>
        </w:rPr>
        <w:t>갑</w:t>
      </w:r>
      <w:r w:rsidRPr="008777A0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 xml:space="preserve"> 또는 </w:t>
      </w:r>
      <w:r w:rsidRPr="008777A0">
        <w:rPr>
          <w:rFonts w:eastAsiaTheme="minorHAnsi"/>
          <w:sz w:val="22"/>
        </w:rPr>
        <w:t>“</w:t>
      </w:r>
      <w:r w:rsidRPr="008777A0">
        <w:rPr>
          <w:rFonts w:eastAsiaTheme="minorHAnsi" w:hint="eastAsia"/>
          <w:sz w:val="22"/>
        </w:rPr>
        <w:t>을</w:t>
      </w:r>
      <w:r w:rsidRPr="008777A0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>은</w:t>
      </w:r>
      <w:r w:rsidR="007A38AA">
        <w:rPr>
          <w:rFonts w:eastAsiaTheme="minorHAnsi" w:hint="eastAsia"/>
          <w:sz w:val="22"/>
        </w:rPr>
        <w:t xml:space="preserve"> IT</w:t>
      </w:r>
      <w:r w:rsidRPr="008777A0">
        <w:rPr>
          <w:rFonts w:eastAsiaTheme="minorHAnsi" w:hint="eastAsia"/>
          <w:sz w:val="22"/>
        </w:rPr>
        <w:t xml:space="preserve">서비스의 원활한 수행 및 관리를 위하여 필요 시 워크샵, 세미나, 설명회 등을 개최할 수 있다. 이와 관련된 비용 발생시 </w:t>
      </w:r>
      <w:r w:rsidRPr="008777A0">
        <w:rPr>
          <w:rFonts w:eastAsiaTheme="minorHAnsi"/>
          <w:sz w:val="22"/>
        </w:rPr>
        <w:t>“</w:t>
      </w:r>
      <w:r w:rsidRPr="008777A0">
        <w:rPr>
          <w:rFonts w:eastAsiaTheme="minorHAnsi" w:hint="eastAsia"/>
          <w:sz w:val="22"/>
        </w:rPr>
        <w:t>갑</w:t>
      </w:r>
      <w:r w:rsidRPr="008777A0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 xml:space="preserve">과 </w:t>
      </w:r>
      <w:r w:rsidRPr="008777A0">
        <w:rPr>
          <w:rFonts w:eastAsiaTheme="minorHAnsi"/>
          <w:sz w:val="22"/>
        </w:rPr>
        <w:t>“</w:t>
      </w:r>
      <w:r w:rsidRPr="008777A0">
        <w:rPr>
          <w:rFonts w:eastAsiaTheme="minorHAnsi" w:hint="eastAsia"/>
          <w:sz w:val="22"/>
        </w:rPr>
        <w:t>을</w:t>
      </w:r>
      <w:r w:rsidRPr="008777A0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>이 협의하여 처리한다</w:t>
      </w:r>
    </w:p>
    <w:p w14:paraId="427E2105" w14:textId="77777777" w:rsidR="00C95AD3" w:rsidRDefault="00C95AD3" w:rsidP="00C95AD3">
      <w:pPr>
        <w:rPr>
          <w:rFonts w:eastAsiaTheme="minorHAnsi"/>
          <w:sz w:val="24"/>
          <w:szCs w:val="24"/>
        </w:rPr>
      </w:pPr>
    </w:p>
    <w:p w14:paraId="7BC597C7" w14:textId="77777777" w:rsidR="006C20AE" w:rsidRPr="00B228CC" w:rsidRDefault="006C20AE" w:rsidP="006C20AE">
      <w:pPr>
        <w:rPr>
          <w:rFonts w:eastAsiaTheme="minorHAnsi"/>
          <w:b/>
          <w:sz w:val="24"/>
          <w:szCs w:val="24"/>
        </w:rPr>
      </w:pPr>
      <w:r w:rsidRPr="00B228CC">
        <w:rPr>
          <w:rFonts w:eastAsiaTheme="minorHAnsi" w:hint="eastAsia"/>
          <w:b/>
          <w:sz w:val="24"/>
          <w:szCs w:val="24"/>
        </w:rPr>
        <w:t>제1</w:t>
      </w:r>
      <w:r>
        <w:rPr>
          <w:rFonts w:eastAsiaTheme="minorHAnsi"/>
          <w:b/>
          <w:sz w:val="24"/>
          <w:szCs w:val="24"/>
        </w:rPr>
        <w:t>7</w:t>
      </w:r>
      <w:r w:rsidRPr="00B228CC">
        <w:rPr>
          <w:rFonts w:eastAsiaTheme="minorHAnsi" w:hint="eastAsia"/>
          <w:b/>
          <w:sz w:val="24"/>
          <w:szCs w:val="24"/>
        </w:rPr>
        <w:t xml:space="preserve">조 </w:t>
      </w:r>
      <w:r w:rsidRPr="00B228CC">
        <w:rPr>
          <w:rFonts w:eastAsiaTheme="minorHAnsi"/>
          <w:b/>
          <w:sz w:val="24"/>
          <w:szCs w:val="24"/>
        </w:rPr>
        <w:t>(</w:t>
      </w:r>
      <w:r w:rsidRPr="00B228CC">
        <w:rPr>
          <w:rFonts w:eastAsiaTheme="minorHAnsi" w:hint="eastAsia"/>
          <w:b/>
          <w:sz w:val="24"/>
          <w:szCs w:val="24"/>
        </w:rPr>
        <w:t>개인정보처리 위탁)</w:t>
      </w:r>
    </w:p>
    <w:p w14:paraId="665C9AC3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t>1</w:t>
      </w:r>
      <w:r>
        <w:rPr>
          <w:rFonts w:eastAsiaTheme="minorHAnsi"/>
          <w:sz w:val="24"/>
          <w:szCs w:val="24"/>
        </w:rPr>
        <w:t>.</w:t>
      </w:r>
      <w:r w:rsidRPr="00B228CC">
        <w:rPr>
          <w:rFonts w:eastAsiaTheme="minorHAnsi"/>
          <w:sz w:val="24"/>
          <w:szCs w:val="24"/>
        </w:rPr>
        <w:t xml:space="preserve"> (목적)</w:t>
      </w:r>
    </w:p>
    <w:p w14:paraId="09AA1338" w14:textId="77777777" w:rsidR="006C20AE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 w:hint="eastAsia"/>
          <w:sz w:val="24"/>
          <w:szCs w:val="24"/>
        </w:rPr>
        <w:t>“</w:t>
      </w:r>
      <w:proofErr w:type="spellStart"/>
      <w:r w:rsidRPr="00B228CC">
        <w:rPr>
          <w:rFonts w:eastAsiaTheme="minorHAnsi" w:hint="eastAsia"/>
          <w:sz w:val="24"/>
          <w:szCs w:val="24"/>
        </w:rPr>
        <w:t>갑”이</w:t>
      </w:r>
      <w:proofErr w:type="spellEnd"/>
      <w:r w:rsidRPr="00B228CC">
        <w:rPr>
          <w:rFonts w:eastAsiaTheme="minorHAnsi"/>
          <w:sz w:val="24"/>
          <w:szCs w:val="24"/>
        </w:rPr>
        <w:t xml:space="preserve"> 개인정보처리업무를 “을”에게 위탁하고, “을”은 이를 승낙하여 “을”의 책임아래 성실하게 업무를 완성하도록 하는데 필요한 사항을 정함을 목적으로 한다.</w:t>
      </w:r>
    </w:p>
    <w:p w14:paraId="5CAFFFCB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</w:p>
    <w:p w14:paraId="66F4EE47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2.</w:t>
      </w:r>
      <w:r>
        <w:rPr>
          <w:rFonts w:eastAsiaTheme="minorHAnsi"/>
          <w:sz w:val="24"/>
          <w:szCs w:val="24"/>
        </w:rPr>
        <w:t xml:space="preserve"> </w:t>
      </w:r>
      <w:r w:rsidRPr="00B228CC">
        <w:rPr>
          <w:rFonts w:eastAsiaTheme="minorHAnsi"/>
          <w:sz w:val="24"/>
          <w:szCs w:val="24"/>
        </w:rPr>
        <w:t>(용어의 정의)</w:t>
      </w:r>
    </w:p>
    <w:p w14:paraId="5D660A55" w14:textId="77777777" w:rsidR="006C20AE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 w:hint="eastAsia"/>
          <w:sz w:val="24"/>
          <w:szCs w:val="24"/>
        </w:rPr>
        <w:t>본</w:t>
      </w:r>
      <w:r w:rsidRPr="00B228CC">
        <w:rPr>
          <w:rFonts w:eastAsiaTheme="minorHAnsi"/>
          <w:sz w:val="24"/>
          <w:szCs w:val="24"/>
        </w:rPr>
        <w:t xml:space="preserve"> 계약에서 별도로 정의되지 아니한 </w:t>
      </w:r>
      <w:proofErr w:type="spellStart"/>
      <w:r w:rsidRPr="00B228CC">
        <w:rPr>
          <w:rFonts w:eastAsiaTheme="minorHAnsi"/>
          <w:sz w:val="24"/>
          <w:szCs w:val="24"/>
        </w:rPr>
        <w:t>용어는「개인정보</w:t>
      </w:r>
      <w:proofErr w:type="spellEnd"/>
      <w:r w:rsidRPr="00B228CC">
        <w:rPr>
          <w:rFonts w:eastAsiaTheme="minorHAnsi"/>
          <w:sz w:val="24"/>
          <w:szCs w:val="24"/>
        </w:rPr>
        <w:t xml:space="preserve"> 보호법」, 같은 법 시행령 및 </w:t>
      </w:r>
      <w:proofErr w:type="gramStart"/>
      <w:r w:rsidRPr="00B228CC">
        <w:rPr>
          <w:rFonts w:eastAsiaTheme="minorHAnsi"/>
          <w:sz w:val="24"/>
          <w:szCs w:val="24"/>
        </w:rPr>
        <w:t>시행규칙,「</w:t>
      </w:r>
      <w:proofErr w:type="gramEnd"/>
      <w:r w:rsidRPr="00B228CC">
        <w:rPr>
          <w:rFonts w:eastAsiaTheme="minorHAnsi"/>
          <w:sz w:val="24"/>
          <w:szCs w:val="24"/>
        </w:rPr>
        <w:t xml:space="preserve">개인정보의 안전성 확보조치 기준」(행정안전부 고시 제2017-1호) </w:t>
      </w:r>
      <w:proofErr w:type="spellStart"/>
      <w:r w:rsidRPr="00B228CC">
        <w:rPr>
          <w:rFonts w:eastAsiaTheme="minorHAnsi"/>
          <w:sz w:val="24"/>
          <w:szCs w:val="24"/>
        </w:rPr>
        <w:t>및「표준</w:t>
      </w:r>
      <w:proofErr w:type="spellEnd"/>
      <w:r w:rsidRPr="00B228CC">
        <w:rPr>
          <w:rFonts w:eastAsiaTheme="minorHAnsi"/>
          <w:sz w:val="24"/>
          <w:szCs w:val="24"/>
        </w:rPr>
        <w:t xml:space="preserve"> 개인정보 보호지침」(행정안전부 고시 제2017-1호)에서 정의된 바에 따른다.</w:t>
      </w:r>
    </w:p>
    <w:p w14:paraId="2EA75857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</w:p>
    <w:p w14:paraId="46AD16E2" w14:textId="77777777" w:rsidR="00930E69" w:rsidRDefault="00930E69" w:rsidP="006C20AE">
      <w:pPr>
        <w:rPr>
          <w:ins w:id="231" w:author="강석남 부장" w:date="2023-04-12T11:15:00Z"/>
          <w:rFonts w:eastAsiaTheme="minorHAnsi"/>
          <w:sz w:val="24"/>
          <w:szCs w:val="24"/>
        </w:rPr>
      </w:pPr>
    </w:p>
    <w:p w14:paraId="64F4C5F0" w14:textId="6779CCA7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lastRenderedPageBreak/>
        <w:t>3</w:t>
      </w:r>
      <w:r>
        <w:rPr>
          <w:rFonts w:eastAsiaTheme="minorHAnsi"/>
          <w:sz w:val="24"/>
          <w:szCs w:val="24"/>
        </w:rPr>
        <w:t>.</w:t>
      </w:r>
      <w:r w:rsidRPr="00B228CC">
        <w:rPr>
          <w:rFonts w:eastAsiaTheme="minorHAnsi"/>
          <w:sz w:val="24"/>
          <w:szCs w:val="24"/>
        </w:rPr>
        <w:t xml:space="preserve"> (위탁업무의 목적 및 범위)</w:t>
      </w:r>
    </w:p>
    <w:p w14:paraId="1D5A7B34" w14:textId="77777777" w:rsidR="006C20AE" w:rsidRPr="006C20AE" w:rsidRDefault="006C20AE" w:rsidP="006C20AE">
      <w:pPr>
        <w:rPr>
          <w:rFonts w:eastAsiaTheme="minorHAnsi"/>
          <w:sz w:val="24"/>
          <w:szCs w:val="24"/>
        </w:rPr>
      </w:pPr>
      <w:r w:rsidRPr="006C20AE">
        <w:rPr>
          <w:rFonts w:eastAsiaTheme="minorHAnsi" w:hint="eastAsia"/>
          <w:sz w:val="24"/>
          <w:szCs w:val="24"/>
        </w:rPr>
        <w:t>“</w:t>
      </w:r>
      <w:proofErr w:type="spellStart"/>
      <w:r w:rsidRPr="006C20AE">
        <w:rPr>
          <w:rFonts w:eastAsiaTheme="minorHAnsi" w:hint="eastAsia"/>
          <w:sz w:val="24"/>
          <w:szCs w:val="24"/>
        </w:rPr>
        <w:t>을”은</w:t>
      </w:r>
      <w:proofErr w:type="spellEnd"/>
      <w:r w:rsidRPr="006C20AE">
        <w:rPr>
          <w:rFonts w:eastAsiaTheme="minorHAnsi"/>
          <w:sz w:val="24"/>
          <w:szCs w:val="24"/>
        </w:rPr>
        <w:t xml:space="preserve"> 계약이 정하는 바에 따라 </w:t>
      </w:r>
      <w:r w:rsidRPr="006C20AE">
        <w:rPr>
          <w:rFonts w:eastAsiaTheme="minorHAnsi" w:hint="eastAsia"/>
          <w:sz w:val="24"/>
          <w:szCs w:val="24"/>
        </w:rPr>
        <w:t>개인정보처리 시스템</w:t>
      </w:r>
      <w:r w:rsidRPr="006C20AE">
        <w:rPr>
          <w:rFonts w:eastAsiaTheme="minorHAnsi"/>
          <w:sz w:val="24"/>
          <w:szCs w:val="24"/>
        </w:rPr>
        <w:t xml:space="preserve"> 운영 목적으로 다음과 같은 개인정보 처리 업무를 수행한다.</w:t>
      </w:r>
    </w:p>
    <w:p w14:paraId="33354CC3" w14:textId="0F48412D" w:rsidR="006C20AE" w:rsidRPr="003E6618" w:rsidDel="00415C2F" w:rsidRDefault="00415C2F">
      <w:pPr>
        <w:pStyle w:val="a8"/>
        <w:numPr>
          <w:ilvl w:val="0"/>
          <w:numId w:val="13"/>
        </w:numPr>
        <w:ind w:leftChars="0"/>
        <w:rPr>
          <w:del w:id="232" w:author="강석남 부장" w:date="2026-01-13T12:50:00Z" w16du:dateUtc="2026-01-13T03:50:00Z"/>
          <w:rFonts w:eastAsiaTheme="minorHAnsi"/>
          <w:sz w:val="24"/>
          <w:szCs w:val="24"/>
          <w:rPrChange w:id="233" w:author="ybcho2" w:date="2022-09-02T13:46:00Z">
            <w:rPr>
              <w:del w:id="234" w:author="강석남 부장" w:date="2026-01-13T12:50:00Z" w16du:dateUtc="2026-01-13T03:50:00Z"/>
            </w:rPr>
          </w:rPrChange>
        </w:rPr>
        <w:pPrChange w:id="235" w:author="ybcho2" w:date="2022-09-02T13:46:00Z">
          <w:pPr>
            <w:pStyle w:val="a8"/>
            <w:numPr>
              <w:numId w:val="7"/>
            </w:numPr>
            <w:ind w:leftChars="0" w:left="600" w:hanging="360"/>
          </w:pPr>
        </w:pPrChange>
      </w:pPr>
      <w:ins w:id="236" w:author="강석남 부장" w:date="2026-01-13T12:50:00Z" w16du:dateUtc="2026-01-13T03:50:00Z">
        <w:r>
          <w:rPr>
            <w:rFonts w:eastAsiaTheme="minorHAnsi" w:hint="eastAsia"/>
            <w:sz w:val="24"/>
            <w:szCs w:val="24"/>
          </w:rPr>
          <w:t>1</w:t>
        </w:r>
      </w:ins>
      <w:del w:id="237" w:author="강석남 부장" w:date="2026-01-13T12:50:00Z" w16du:dateUtc="2026-01-13T03:50:00Z">
        <w:r w:rsidR="00304052" w:rsidRPr="003E6618" w:rsidDel="00415C2F">
          <w:rPr>
            <w:rFonts w:eastAsiaTheme="minorHAnsi"/>
            <w:sz w:val="24"/>
            <w:szCs w:val="24"/>
            <w:rPrChange w:id="238" w:author="ybcho2" w:date="2022-09-02T13:46:00Z">
              <w:rPr/>
            </w:rPrChange>
          </w:rPr>
          <w:delText xml:space="preserve">SAP S/4 HANA </w:delText>
        </w:r>
        <w:r w:rsidR="006C20AE" w:rsidRPr="003E6618" w:rsidDel="00415C2F">
          <w:rPr>
            <w:rFonts w:eastAsiaTheme="minorHAnsi"/>
            <w:sz w:val="24"/>
            <w:szCs w:val="24"/>
            <w:rPrChange w:id="239" w:author="ybcho2" w:date="2022-09-02T13:46:00Z">
              <w:rPr/>
            </w:rPrChange>
          </w:rPr>
          <w:delText xml:space="preserve">ERP </w:delText>
        </w:r>
        <w:r w:rsidR="006C20AE" w:rsidRPr="003E6618" w:rsidDel="00415C2F">
          <w:rPr>
            <w:rFonts w:eastAsiaTheme="minorHAnsi" w:hint="eastAsia"/>
            <w:sz w:val="24"/>
            <w:szCs w:val="24"/>
            <w:rPrChange w:id="240" w:author="ybcho2" w:date="2022-09-02T13:46:00Z">
              <w:rPr>
                <w:rFonts w:hint="eastAsia"/>
              </w:rPr>
            </w:rPrChange>
          </w:rPr>
          <w:delText>시스템</w:delText>
        </w:r>
        <w:r w:rsidR="006C20AE" w:rsidRPr="003E6618" w:rsidDel="00415C2F">
          <w:rPr>
            <w:rFonts w:eastAsiaTheme="minorHAnsi"/>
            <w:sz w:val="24"/>
            <w:szCs w:val="24"/>
            <w:rPrChange w:id="241" w:author="ybcho2" w:date="2022-09-02T13:46:00Z">
              <w:rPr/>
            </w:rPrChange>
          </w:rPr>
          <w:delText xml:space="preserve"> 운영 업무</w:delText>
        </w:r>
      </w:del>
      <w:ins w:id="242" w:author="ybcho2" w:date="2022-09-02T13:45:00Z">
        <w:del w:id="243" w:author="강석남 부장" w:date="2024-04-03T10:36:00Z">
          <w:r w:rsidR="003E6618" w:rsidRPr="003E6618" w:rsidDel="00577DB5">
            <w:rPr>
              <w:rFonts w:eastAsiaTheme="minorHAnsi"/>
              <w:sz w:val="24"/>
              <w:szCs w:val="24"/>
              <w:rPrChange w:id="244" w:author="ybcho2" w:date="2022-09-02T13:46:00Z">
                <w:rPr/>
              </w:rPrChange>
            </w:rPr>
            <w:delText xml:space="preserve">GST </w:delText>
          </w:r>
        </w:del>
        <w:del w:id="245" w:author="강석남 부장" w:date="2026-01-13T12:50:00Z" w16du:dateUtc="2026-01-13T03:50:00Z">
          <w:r w:rsidR="003E6618" w:rsidRPr="003E6618" w:rsidDel="00415C2F">
            <w:rPr>
              <w:rFonts w:eastAsiaTheme="minorHAnsi"/>
              <w:sz w:val="24"/>
              <w:szCs w:val="24"/>
              <w:rPrChange w:id="246" w:author="ybcho2" w:date="2022-09-02T13:46:00Z">
                <w:rPr/>
              </w:rPrChange>
            </w:rPr>
            <w:delText xml:space="preserve">SVC </w:delText>
          </w:r>
          <w:r w:rsidR="003E6618" w:rsidRPr="003E6618" w:rsidDel="00415C2F">
            <w:rPr>
              <w:rFonts w:eastAsiaTheme="minorHAnsi" w:hint="eastAsia"/>
              <w:sz w:val="24"/>
              <w:szCs w:val="24"/>
              <w:rPrChange w:id="247" w:author="ybcho2" w:date="2022-09-02T13:46:00Z">
                <w:rPr>
                  <w:rFonts w:hint="eastAsia"/>
                </w:rPr>
              </w:rPrChange>
            </w:rPr>
            <w:delText>시스템</w:delText>
          </w:r>
        </w:del>
        <w:del w:id="248" w:author="강석남 부장" w:date="2024-04-03T10:36:00Z">
          <w:r w:rsidR="003E6618" w:rsidRPr="003E6618" w:rsidDel="00577DB5">
            <w:rPr>
              <w:rFonts w:eastAsiaTheme="minorHAnsi"/>
              <w:sz w:val="24"/>
              <w:szCs w:val="24"/>
              <w:rPrChange w:id="249" w:author="ybcho2" w:date="2022-09-02T13:46:00Z">
                <w:rPr/>
              </w:rPrChange>
            </w:rPr>
            <w:delText xml:space="preserve"> </w:delText>
          </w:r>
          <w:r w:rsidR="003E6618" w:rsidRPr="003E6618" w:rsidDel="00577DB5">
            <w:rPr>
              <w:rFonts w:eastAsiaTheme="minorHAnsi" w:hint="eastAsia"/>
              <w:sz w:val="24"/>
              <w:szCs w:val="24"/>
              <w:rPrChange w:id="250" w:author="ybcho2" w:date="2022-09-02T13:46:00Z">
                <w:rPr>
                  <w:rFonts w:hint="eastAsia"/>
                </w:rPr>
              </w:rPrChange>
            </w:rPr>
            <w:delText>운영</w:delText>
          </w:r>
          <w:r w:rsidR="003E6618" w:rsidRPr="003E6618" w:rsidDel="00577DB5">
            <w:rPr>
              <w:rFonts w:eastAsiaTheme="minorHAnsi"/>
              <w:sz w:val="24"/>
              <w:szCs w:val="24"/>
              <w:rPrChange w:id="251" w:author="ybcho2" w:date="2022-09-02T13:46:00Z">
                <w:rPr/>
              </w:rPrChange>
            </w:rPr>
            <w:delText xml:space="preserve"> </w:delText>
          </w:r>
          <w:r w:rsidR="003E6618" w:rsidRPr="003E6618" w:rsidDel="00577DB5">
            <w:rPr>
              <w:rFonts w:eastAsiaTheme="minorHAnsi" w:hint="eastAsia"/>
              <w:sz w:val="24"/>
              <w:szCs w:val="24"/>
              <w:rPrChange w:id="252" w:author="ybcho2" w:date="2022-09-02T13:46:00Z">
                <w:rPr>
                  <w:rFonts w:hint="eastAsia"/>
                </w:rPr>
              </w:rPrChange>
            </w:rPr>
            <w:delText>및</w:delText>
          </w:r>
          <w:r w:rsidR="003E6618" w:rsidRPr="003E6618" w:rsidDel="00577DB5">
            <w:rPr>
              <w:rFonts w:eastAsiaTheme="minorHAnsi"/>
              <w:sz w:val="24"/>
              <w:szCs w:val="24"/>
              <w:rPrChange w:id="253" w:author="ybcho2" w:date="2022-09-02T13:46:00Z">
                <w:rPr/>
              </w:rPrChange>
            </w:rPr>
            <w:delText xml:space="preserve"> </w:delText>
          </w:r>
          <w:r w:rsidR="003E6618" w:rsidRPr="003E6618" w:rsidDel="00577DB5">
            <w:rPr>
              <w:rFonts w:eastAsiaTheme="minorHAnsi" w:hint="eastAsia"/>
              <w:sz w:val="24"/>
              <w:szCs w:val="24"/>
              <w:rPrChange w:id="254" w:author="ybcho2" w:date="2022-09-02T13:46:00Z">
                <w:rPr>
                  <w:rFonts w:hint="eastAsia"/>
                </w:rPr>
              </w:rPrChange>
            </w:rPr>
            <w:delText>개발</w:delText>
          </w:r>
        </w:del>
      </w:ins>
    </w:p>
    <w:p w14:paraId="593C647D" w14:textId="3A2842A8" w:rsidR="003E6618" w:rsidRPr="00577DB5" w:rsidDel="00415C2F" w:rsidRDefault="00304052">
      <w:pPr>
        <w:pStyle w:val="a8"/>
        <w:numPr>
          <w:ilvl w:val="0"/>
          <w:numId w:val="15"/>
        </w:numPr>
        <w:ind w:leftChars="0"/>
        <w:rPr>
          <w:ins w:id="255" w:author="ybcho" w:date="2022-03-30T10:51:00Z"/>
          <w:del w:id="256" w:author="강석남 부장" w:date="2026-01-13T12:50:00Z" w16du:dateUtc="2026-01-13T03:50:00Z"/>
          <w:rFonts w:eastAsiaTheme="minorHAnsi"/>
          <w:sz w:val="24"/>
          <w:szCs w:val="24"/>
          <w:rPrChange w:id="257" w:author="강석남 부장" w:date="2024-04-03T10:43:00Z">
            <w:rPr>
              <w:ins w:id="258" w:author="ybcho" w:date="2022-03-30T10:51:00Z"/>
              <w:del w:id="259" w:author="강석남 부장" w:date="2026-01-13T12:50:00Z" w16du:dateUtc="2026-01-13T03:50:00Z"/>
            </w:rPr>
          </w:rPrChange>
        </w:rPr>
        <w:pPrChange w:id="260" w:author="강석남 부장" w:date="2024-04-03T10:43:00Z">
          <w:pPr>
            <w:pStyle w:val="a8"/>
            <w:ind w:leftChars="0" w:left="600"/>
          </w:pPr>
        </w:pPrChange>
      </w:pPr>
      <w:del w:id="261" w:author="강석남 부장" w:date="2026-01-13T12:50:00Z" w16du:dateUtc="2026-01-13T03:50:00Z">
        <w:r w:rsidRPr="00577DB5" w:rsidDel="00415C2F">
          <w:rPr>
            <w:rFonts w:eastAsiaTheme="minorHAnsi"/>
            <w:sz w:val="24"/>
            <w:szCs w:val="24"/>
            <w:rPrChange w:id="262" w:author="강석남 부장" w:date="2024-04-03T10:43:00Z">
              <w:rPr/>
            </w:rPrChange>
          </w:rPr>
          <w:delText xml:space="preserve">  - SD, PP, MM, FI, CO, BC </w:delText>
        </w:r>
        <w:r w:rsidRPr="00577DB5" w:rsidDel="00415C2F">
          <w:rPr>
            <w:rFonts w:eastAsiaTheme="minorHAnsi" w:hint="eastAsia"/>
            <w:sz w:val="24"/>
            <w:szCs w:val="24"/>
            <w:rPrChange w:id="263" w:author="강석남 부장" w:date="2024-04-03T10:43:00Z">
              <w:rPr>
                <w:rFonts w:hint="eastAsia"/>
              </w:rPr>
            </w:rPrChange>
          </w:rPr>
          <w:delText>모듈</w:delText>
        </w:r>
      </w:del>
      <w:ins w:id="264" w:author="ybcho" w:date="2022-03-30T10:52:00Z">
        <w:del w:id="265" w:author="강석남 부장" w:date="2026-01-13T12:50:00Z" w16du:dateUtc="2026-01-13T03:50:00Z">
          <w:r w:rsidR="009A2361" w:rsidRPr="00577DB5" w:rsidDel="00415C2F">
            <w:rPr>
              <w:rFonts w:eastAsiaTheme="minorHAnsi"/>
              <w:sz w:val="24"/>
              <w:szCs w:val="24"/>
              <w:rPrChange w:id="266" w:author="강석남 부장" w:date="2024-04-03T10:43:00Z">
                <w:rPr/>
              </w:rPrChange>
            </w:rPr>
            <w:delText xml:space="preserve"> 운영</w:delText>
          </w:r>
        </w:del>
      </w:ins>
    </w:p>
    <w:p w14:paraId="6A0908F3" w14:textId="28ED065D" w:rsidR="009A2361" w:rsidRPr="00304052" w:rsidDel="00415C2F" w:rsidRDefault="009A2361">
      <w:pPr>
        <w:pStyle w:val="a8"/>
        <w:numPr>
          <w:ilvl w:val="0"/>
          <w:numId w:val="15"/>
        </w:numPr>
        <w:ind w:leftChars="0"/>
        <w:rPr>
          <w:del w:id="267" w:author="강석남 부장" w:date="2026-01-13T12:50:00Z" w16du:dateUtc="2026-01-13T03:50:00Z"/>
        </w:rPr>
        <w:pPrChange w:id="268" w:author="강석남 부장" w:date="2024-04-03T10:43:00Z">
          <w:pPr>
            <w:pStyle w:val="a8"/>
            <w:ind w:leftChars="0" w:left="600"/>
          </w:pPr>
        </w:pPrChange>
      </w:pPr>
      <w:ins w:id="269" w:author="ybcho" w:date="2022-03-30T10:51:00Z">
        <w:del w:id="270" w:author="강석남 부장" w:date="2026-01-13T12:50:00Z" w16du:dateUtc="2026-01-13T03:50:00Z">
          <w:r w:rsidDel="00415C2F">
            <w:rPr>
              <w:rFonts w:hint="eastAsia"/>
            </w:rPr>
            <w:delText>-</w:delText>
          </w:r>
          <w:r w:rsidDel="00415C2F">
            <w:delText xml:space="preserve"> </w:delText>
          </w:r>
          <w:r w:rsidDel="00415C2F">
            <w:rPr>
              <w:rFonts w:hint="eastAsia"/>
            </w:rPr>
            <w:delText xml:space="preserve">PP 모듈 </w:delText>
          </w:r>
        </w:del>
      </w:ins>
      <w:ins w:id="271" w:author="ybcho" w:date="2022-03-30T10:53:00Z">
        <w:del w:id="272" w:author="강석남 부장" w:date="2026-01-13T12:50:00Z" w16du:dateUtc="2026-01-13T03:50:00Z">
          <w:r w:rsidR="00372BDC" w:rsidDel="00415C2F">
            <w:rPr>
              <w:rFonts w:hint="eastAsia"/>
            </w:rPr>
            <w:delText xml:space="preserve">위탁 </w:delText>
          </w:r>
        </w:del>
      </w:ins>
      <w:ins w:id="273" w:author="ybcho" w:date="2022-03-30T10:51:00Z">
        <w:del w:id="274" w:author="강석남 부장" w:date="2026-01-13T12:50:00Z" w16du:dateUtc="2026-01-13T03:50:00Z">
          <w:r w:rsidDel="00415C2F">
            <w:rPr>
              <w:rFonts w:hint="eastAsia"/>
            </w:rPr>
            <w:delText>유지보수 관리</w:delText>
          </w:r>
        </w:del>
      </w:ins>
    </w:p>
    <w:p w14:paraId="1683E2C5" w14:textId="09504BF8" w:rsidR="00304052" w:rsidRPr="00304052" w:rsidDel="00415C2F" w:rsidRDefault="00304052">
      <w:pPr>
        <w:pStyle w:val="a8"/>
        <w:numPr>
          <w:ilvl w:val="0"/>
          <w:numId w:val="15"/>
        </w:numPr>
        <w:ind w:leftChars="0"/>
        <w:rPr>
          <w:del w:id="275" w:author="강석남 부장" w:date="2026-01-13T12:50:00Z" w16du:dateUtc="2026-01-13T03:50:00Z"/>
        </w:rPr>
        <w:pPrChange w:id="276" w:author="강석남 부장" w:date="2024-04-03T10:43:00Z">
          <w:pPr>
            <w:pStyle w:val="a8"/>
            <w:ind w:leftChars="0" w:left="600" w:firstLine="240"/>
          </w:pPr>
        </w:pPrChange>
      </w:pPr>
      <w:del w:id="277" w:author="강석남 부장" w:date="2026-01-13T12:50:00Z" w16du:dateUtc="2026-01-13T03:50:00Z">
        <w:r w:rsidDel="00415C2F">
          <w:rPr>
            <w:rFonts w:hint="eastAsia"/>
          </w:rPr>
          <w:delText xml:space="preserve">- PPS, EIS 시스템 포함 </w:delText>
        </w:r>
      </w:del>
    </w:p>
    <w:p w14:paraId="1ECEAAA3" w14:textId="7DCDFBB1" w:rsidR="006C20AE" w:rsidRPr="006C20AE" w:rsidDel="00577DB5" w:rsidRDefault="006C20AE" w:rsidP="006C20AE">
      <w:pPr>
        <w:ind w:firstLine="240"/>
        <w:rPr>
          <w:del w:id="278" w:author="강석남 부장" w:date="2024-04-03T10:39:00Z"/>
          <w:rFonts w:eastAsiaTheme="minorHAnsi"/>
          <w:sz w:val="24"/>
          <w:szCs w:val="24"/>
        </w:rPr>
      </w:pPr>
      <w:del w:id="279" w:author="강석남 부장" w:date="2024-04-03T10:39:00Z">
        <w:r w:rsidRPr="00577DB5" w:rsidDel="00577DB5">
          <w:delText xml:space="preserve">2) </w:delText>
        </w:r>
      </w:del>
      <w:ins w:id="280" w:author="ybcho2" w:date="2022-09-02T13:46:00Z">
        <w:del w:id="281" w:author="강석남 부장" w:date="2024-04-03T10:39:00Z">
          <w:r w:rsidR="003E6618" w:rsidDel="00577DB5">
            <w:rPr>
              <w:rFonts w:eastAsiaTheme="minorHAnsi"/>
              <w:sz w:val="24"/>
              <w:szCs w:val="24"/>
            </w:rPr>
            <w:delText xml:space="preserve">GST PPS </w:delText>
          </w:r>
          <w:r w:rsidR="003E6618" w:rsidRPr="008916FF" w:rsidDel="00577DB5">
            <w:rPr>
              <w:rFonts w:eastAsiaTheme="minorHAnsi" w:hint="eastAsia"/>
              <w:sz w:val="24"/>
              <w:szCs w:val="24"/>
            </w:rPr>
            <w:delText>시스템 운영 및 개발</w:delText>
          </w:r>
          <w:r w:rsidR="003E6618" w:rsidDel="00577DB5">
            <w:rPr>
              <w:rFonts w:eastAsiaTheme="minorHAnsi" w:hint="eastAsia"/>
              <w:sz w:val="24"/>
              <w:szCs w:val="24"/>
            </w:rPr>
            <w:delText xml:space="preserve"> </w:delText>
          </w:r>
        </w:del>
      </w:ins>
      <w:del w:id="282" w:author="강석남 부장" w:date="2024-04-03T10:39:00Z">
        <w:r w:rsidR="00F9083B" w:rsidDel="00577DB5">
          <w:rPr>
            <w:rFonts w:eastAsiaTheme="minorHAnsi" w:hint="eastAsia"/>
            <w:sz w:val="24"/>
            <w:szCs w:val="24"/>
          </w:rPr>
          <w:delText>PLM</w:delText>
        </w:r>
        <w:r w:rsidRPr="006C20AE" w:rsidDel="00577DB5">
          <w:rPr>
            <w:rFonts w:eastAsiaTheme="minorHAnsi" w:hint="eastAsia"/>
            <w:sz w:val="24"/>
            <w:szCs w:val="24"/>
          </w:rPr>
          <w:delText xml:space="preserve"> 시스템</w:delText>
        </w:r>
        <w:r w:rsidRPr="006C20AE" w:rsidDel="00577DB5">
          <w:rPr>
            <w:rFonts w:eastAsiaTheme="minorHAnsi"/>
            <w:sz w:val="24"/>
            <w:szCs w:val="24"/>
          </w:rPr>
          <w:delText xml:space="preserve"> </w:delText>
        </w:r>
      </w:del>
      <w:ins w:id="283" w:author="ybcho" w:date="2022-03-30T10:52:00Z">
        <w:del w:id="284" w:author="강석남 부장" w:date="2024-04-03T10:39:00Z">
          <w:r w:rsidR="009A2361" w:rsidDel="00577DB5">
            <w:rPr>
              <w:rFonts w:eastAsiaTheme="minorHAnsi" w:hint="eastAsia"/>
              <w:sz w:val="24"/>
              <w:szCs w:val="24"/>
            </w:rPr>
            <w:delText xml:space="preserve">운영 및 </w:delText>
          </w:r>
        </w:del>
      </w:ins>
      <w:ins w:id="285" w:author="ybcho" w:date="2022-03-30T10:53:00Z">
        <w:del w:id="286" w:author="강석남 부장" w:date="2024-04-03T10:39:00Z">
          <w:r w:rsidR="00372BDC" w:rsidDel="00577DB5">
            <w:rPr>
              <w:rFonts w:eastAsiaTheme="minorHAnsi" w:hint="eastAsia"/>
              <w:sz w:val="24"/>
              <w:szCs w:val="24"/>
            </w:rPr>
            <w:delText xml:space="preserve">위탁 </w:delText>
          </w:r>
        </w:del>
      </w:ins>
      <w:del w:id="287" w:author="강석남 부장" w:date="2024-04-03T10:39:00Z">
        <w:r w:rsidRPr="006C20AE" w:rsidDel="00577DB5">
          <w:rPr>
            <w:rFonts w:eastAsiaTheme="minorHAnsi" w:hint="eastAsia"/>
            <w:sz w:val="24"/>
            <w:szCs w:val="24"/>
          </w:rPr>
          <w:delText>운영 업무</w:delText>
        </w:r>
      </w:del>
      <w:ins w:id="288" w:author="ybcho" w:date="2022-03-30T10:50:00Z">
        <w:del w:id="289" w:author="강석남 부장" w:date="2024-04-03T10:39:00Z">
          <w:r w:rsidR="009A2361" w:rsidDel="00577DB5">
            <w:rPr>
              <w:rFonts w:eastAsiaTheme="minorHAnsi" w:hint="eastAsia"/>
              <w:sz w:val="24"/>
              <w:szCs w:val="24"/>
            </w:rPr>
            <w:delText>유지보수 관리</w:delText>
          </w:r>
        </w:del>
      </w:ins>
    </w:p>
    <w:p w14:paraId="1409D366" w14:textId="5AAB3BC9" w:rsidR="009E7EF1" w:rsidRPr="006C20AE" w:rsidDel="00415C2F" w:rsidRDefault="006C20AE">
      <w:pPr>
        <w:ind w:firstLineChars="200" w:firstLine="480"/>
        <w:rPr>
          <w:del w:id="290" w:author="강석남 부장" w:date="2026-01-13T12:50:00Z" w16du:dateUtc="2026-01-13T03:50:00Z"/>
          <w:rFonts w:eastAsiaTheme="minorHAnsi"/>
          <w:sz w:val="24"/>
          <w:szCs w:val="24"/>
        </w:rPr>
        <w:pPrChange w:id="291" w:author="강석남 부장" w:date="2024-04-03T10:43:00Z">
          <w:pPr>
            <w:ind w:firstLine="240"/>
          </w:pPr>
        </w:pPrChange>
      </w:pPr>
      <w:del w:id="292" w:author="강석남 부장" w:date="2024-04-03T10:43:00Z">
        <w:r w:rsidRPr="006C20AE" w:rsidDel="00577DB5">
          <w:rPr>
            <w:rFonts w:eastAsiaTheme="minorHAnsi" w:hint="eastAsia"/>
            <w:sz w:val="24"/>
            <w:szCs w:val="24"/>
          </w:rPr>
          <w:delText xml:space="preserve">3) </w:delText>
        </w:r>
      </w:del>
      <w:del w:id="293" w:author="강석남 부장" w:date="2026-01-13T12:50:00Z" w16du:dateUtc="2026-01-13T03:50:00Z">
        <w:r w:rsidR="00F9083B" w:rsidDel="00415C2F">
          <w:rPr>
            <w:rFonts w:eastAsiaTheme="minorHAnsi" w:hint="eastAsia"/>
            <w:sz w:val="24"/>
            <w:szCs w:val="24"/>
          </w:rPr>
          <w:delText>경비처리</w:delText>
        </w:r>
        <w:r w:rsidRPr="006C20AE" w:rsidDel="00415C2F">
          <w:rPr>
            <w:rFonts w:eastAsiaTheme="minorHAnsi"/>
            <w:sz w:val="24"/>
            <w:szCs w:val="24"/>
          </w:rPr>
          <w:delText xml:space="preserve"> </w:delText>
        </w:r>
        <w:r w:rsidRPr="006C20AE" w:rsidDel="00415C2F">
          <w:rPr>
            <w:rFonts w:eastAsiaTheme="minorHAnsi" w:hint="eastAsia"/>
            <w:sz w:val="24"/>
            <w:szCs w:val="24"/>
          </w:rPr>
          <w:delText xml:space="preserve">시스템 </w:delText>
        </w:r>
      </w:del>
      <w:ins w:id="294" w:author="ybcho" w:date="2022-03-30T10:52:00Z">
        <w:del w:id="295" w:author="강석남 부장" w:date="2026-01-13T12:50:00Z" w16du:dateUtc="2026-01-13T03:50:00Z">
          <w:r w:rsidR="009A2361" w:rsidDel="00415C2F">
            <w:rPr>
              <w:rFonts w:eastAsiaTheme="minorHAnsi" w:hint="eastAsia"/>
              <w:sz w:val="24"/>
              <w:szCs w:val="24"/>
            </w:rPr>
            <w:delText xml:space="preserve">운영 및 </w:delText>
          </w:r>
        </w:del>
      </w:ins>
      <w:ins w:id="296" w:author="ybcho" w:date="2022-03-30T10:53:00Z">
        <w:del w:id="297" w:author="강석남 부장" w:date="2026-01-13T12:50:00Z" w16du:dateUtc="2026-01-13T03:50:00Z">
          <w:r w:rsidR="00372BDC" w:rsidDel="00415C2F">
            <w:rPr>
              <w:rFonts w:eastAsiaTheme="minorHAnsi" w:hint="eastAsia"/>
              <w:sz w:val="24"/>
              <w:szCs w:val="24"/>
            </w:rPr>
            <w:delText xml:space="preserve">위탁 </w:delText>
          </w:r>
        </w:del>
      </w:ins>
      <w:del w:id="298" w:author="강석남 부장" w:date="2026-01-13T12:50:00Z" w16du:dateUtc="2026-01-13T03:50:00Z">
        <w:r w:rsidRPr="006C20AE" w:rsidDel="00415C2F">
          <w:rPr>
            <w:rFonts w:eastAsiaTheme="minorHAnsi" w:hint="eastAsia"/>
            <w:sz w:val="24"/>
            <w:szCs w:val="24"/>
          </w:rPr>
          <w:delText>운영</w:delText>
        </w:r>
      </w:del>
      <w:ins w:id="299" w:author="ybcho" w:date="2022-03-30T10:50:00Z">
        <w:del w:id="300" w:author="강석남 부장" w:date="2026-01-13T12:50:00Z" w16du:dateUtc="2026-01-13T03:50:00Z">
          <w:r w:rsidR="009A2361" w:rsidDel="00415C2F">
            <w:rPr>
              <w:rFonts w:eastAsiaTheme="minorHAnsi" w:hint="eastAsia"/>
              <w:sz w:val="24"/>
              <w:szCs w:val="24"/>
            </w:rPr>
            <w:delText>유지보수</w:delText>
          </w:r>
        </w:del>
      </w:ins>
      <w:del w:id="301" w:author="강석남 부장" w:date="2026-01-13T12:50:00Z" w16du:dateUtc="2026-01-13T03:50:00Z">
        <w:r w:rsidRPr="006C20AE" w:rsidDel="00415C2F">
          <w:rPr>
            <w:rFonts w:eastAsiaTheme="minorHAnsi" w:hint="eastAsia"/>
            <w:sz w:val="24"/>
            <w:szCs w:val="24"/>
          </w:rPr>
          <w:delText xml:space="preserve"> 업무</w:delText>
        </w:r>
      </w:del>
      <w:ins w:id="302" w:author="ybcho" w:date="2022-03-30T10:50:00Z">
        <w:del w:id="303" w:author="강석남 부장" w:date="2026-01-13T12:50:00Z" w16du:dateUtc="2026-01-13T03:50:00Z">
          <w:r w:rsidR="009A2361" w:rsidDel="00415C2F">
            <w:rPr>
              <w:rFonts w:eastAsiaTheme="minorHAnsi" w:hint="eastAsia"/>
              <w:sz w:val="24"/>
              <w:szCs w:val="24"/>
            </w:rPr>
            <w:delText>관리</w:delText>
          </w:r>
        </w:del>
      </w:ins>
      <w:ins w:id="304" w:author="ybcho2" w:date="2022-09-02T13:46:00Z">
        <w:del w:id="305" w:author="강석남 부장" w:date="2024-04-03T10:39:00Z">
          <w:r w:rsidR="003E6618" w:rsidDel="00577DB5">
            <w:rPr>
              <w:rFonts w:eastAsiaTheme="minorHAnsi" w:hint="eastAsia"/>
              <w:sz w:val="24"/>
              <w:szCs w:val="24"/>
            </w:rPr>
            <w:delText>G</w:delText>
          </w:r>
          <w:r w:rsidR="003E6618" w:rsidDel="00577DB5">
            <w:rPr>
              <w:rFonts w:eastAsiaTheme="minorHAnsi"/>
              <w:sz w:val="24"/>
              <w:szCs w:val="24"/>
            </w:rPr>
            <w:delText xml:space="preserve">ST QMS </w:delText>
          </w:r>
          <w:r w:rsidR="003E6618" w:rsidDel="00577DB5">
            <w:rPr>
              <w:rFonts w:eastAsiaTheme="minorHAnsi" w:hint="eastAsia"/>
              <w:sz w:val="24"/>
              <w:szCs w:val="24"/>
            </w:rPr>
            <w:delText xml:space="preserve">시스템 </w:delText>
          </w:r>
        </w:del>
        <w:del w:id="306" w:author="강석남 부장" w:date="2026-01-13T12:50:00Z" w16du:dateUtc="2026-01-13T03:50:00Z">
          <w:r w:rsidR="003E6618" w:rsidRPr="008916FF" w:rsidDel="00415C2F">
            <w:rPr>
              <w:rFonts w:eastAsiaTheme="minorHAnsi" w:hint="eastAsia"/>
              <w:sz w:val="24"/>
              <w:szCs w:val="24"/>
            </w:rPr>
            <w:delText>운영 및 개발</w:delText>
          </w:r>
        </w:del>
      </w:ins>
    </w:p>
    <w:p w14:paraId="56CA0660" w14:textId="040DF933" w:rsidR="00577DB5" w:rsidRDefault="006E4332">
      <w:pPr>
        <w:ind w:leftChars="100" w:left="680" w:hangingChars="200" w:hanging="480"/>
        <w:rPr>
          <w:rFonts w:eastAsiaTheme="minorHAnsi"/>
          <w:sz w:val="24"/>
          <w:szCs w:val="24"/>
        </w:rPr>
        <w:pPrChange w:id="307" w:author="강석남 부장" w:date="2024-04-03T10:44:00Z">
          <w:pPr>
            <w:ind w:firstLine="240"/>
          </w:pPr>
        </w:pPrChange>
      </w:pPr>
      <w:del w:id="308" w:author="강석남 부장" w:date="2024-04-03T10:44:00Z">
        <w:r w:rsidDel="00577DB5">
          <w:rPr>
            <w:rFonts w:eastAsiaTheme="minorHAnsi"/>
            <w:sz w:val="24"/>
            <w:szCs w:val="24"/>
          </w:rPr>
          <w:delText>4</w:delText>
        </w:r>
      </w:del>
      <w:r w:rsidR="006C20AE">
        <w:rPr>
          <w:rFonts w:eastAsiaTheme="minorHAnsi" w:hint="eastAsia"/>
          <w:sz w:val="24"/>
          <w:szCs w:val="24"/>
        </w:rPr>
        <w:t>)</w:t>
      </w:r>
      <w:r w:rsidR="001C4482">
        <w:rPr>
          <w:rFonts w:eastAsiaTheme="minorHAnsi"/>
          <w:sz w:val="24"/>
          <w:szCs w:val="24"/>
        </w:rPr>
        <w:t xml:space="preserve"> </w:t>
      </w:r>
      <w:del w:id="309" w:author="강석남 부장" w:date="2024-04-03T10:40:00Z">
        <w:r w:rsidR="00304052" w:rsidDel="00577DB5">
          <w:rPr>
            <w:rFonts w:eastAsiaTheme="minorHAnsi" w:hint="eastAsia"/>
            <w:sz w:val="24"/>
            <w:szCs w:val="24"/>
          </w:rPr>
          <w:delText xml:space="preserve">QMS </w:delText>
        </w:r>
        <w:r w:rsidR="00F9083B" w:rsidDel="00577DB5">
          <w:rPr>
            <w:rFonts w:eastAsiaTheme="minorHAnsi" w:hint="eastAsia"/>
            <w:sz w:val="24"/>
            <w:szCs w:val="24"/>
          </w:rPr>
          <w:delText>품질관리</w:delText>
        </w:r>
        <w:r w:rsidR="006C20AE" w:rsidDel="00577DB5">
          <w:rPr>
            <w:rFonts w:eastAsiaTheme="minorHAnsi" w:hint="eastAsia"/>
            <w:sz w:val="24"/>
            <w:szCs w:val="24"/>
          </w:rPr>
          <w:delText xml:space="preserve"> 시스템 운영 업무</w:delText>
        </w:r>
      </w:del>
      <w:ins w:id="310" w:author="ybcho2" w:date="2022-09-02T13:47:00Z">
        <w:del w:id="311" w:author="강석남 부장" w:date="2024-04-03T10:39:00Z">
          <w:r w:rsidR="003E6618" w:rsidDel="00577DB5">
            <w:rPr>
              <w:rFonts w:eastAsiaTheme="minorHAnsi" w:hint="eastAsia"/>
              <w:sz w:val="24"/>
              <w:szCs w:val="24"/>
            </w:rPr>
            <w:delText>GST SOP 태블릿 시스템 운영 및 개발</w:delText>
          </w:r>
        </w:del>
      </w:ins>
      <w:ins w:id="312" w:author="강석남 부장" w:date="2024-04-03T10:40:00Z">
        <w:r w:rsidR="00577DB5">
          <w:rPr>
            <w:rFonts w:eastAsiaTheme="minorHAnsi" w:hint="eastAsia"/>
            <w:sz w:val="24"/>
            <w:szCs w:val="24"/>
          </w:rPr>
          <w:t>QMS 시스템 운영 및 개발</w:t>
        </w:r>
      </w:ins>
      <w:ins w:id="313" w:author="강석남 부장" w:date="2024-04-03T10:44:00Z">
        <w:r w:rsidR="00577DB5">
          <w:rPr>
            <w:rFonts w:eastAsiaTheme="minorHAnsi"/>
            <w:sz w:val="24"/>
            <w:szCs w:val="24"/>
          </w:rPr>
          <w:br/>
        </w:r>
      </w:ins>
      <w:ins w:id="314" w:author="강석남 부장" w:date="2024-04-03T10:43:00Z">
        <w:r w:rsidR="00577DB5">
          <w:rPr>
            <w:rFonts w:eastAsiaTheme="minorHAnsi" w:hint="eastAsia"/>
            <w:sz w:val="24"/>
            <w:szCs w:val="24"/>
          </w:rPr>
          <w:t xml:space="preserve">- </w:t>
        </w:r>
        <w:proofErr w:type="spellStart"/>
        <w:r w:rsidR="00577DB5">
          <w:rPr>
            <w:rFonts w:eastAsiaTheme="minorHAnsi" w:hint="eastAsia"/>
            <w:sz w:val="24"/>
            <w:szCs w:val="24"/>
          </w:rPr>
          <w:t>도면배포시스템</w:t>
        </w:r>
        <w:proofErr w:type="spellEnd"/>
        <w:r w:rsidR="00577DB5">
          <w:rPr>
            <w:rFonts w:eastAsiaTheme="minorHAnsi"/>
            <w:sz w:val="24"/>
            <w:szCs w:val="24"/>
          </w:rPr>
          <w:t xml:space="preserve"> </w:t>
        </w:r>
        <w:r w:rsidR="00577DB5" w:rsidRPr="008916FF">
          <w:rPr>
            <w:rFonts w:eastAsiaTheme="minorHAnsi" w:hint="eastAsia"/>
            <w:sz w:val="24"/>
            <w:szCs w:val="24"/>
          </w:rPr>
          <w:t>운영 및 개발</w:t>
        </w:r>
      </w:ins>
    </w:p>
    <w:p w14:paraId="3BF3C109" w14:textId="56600989" w:rsidR="006C20AE" w:rsidRDefault="00577DB5">
      <w:pPr>
        <w:ind w:firstLineChars="300" w:firstLine="720"/>
        <w:rPr>
          <w:rFonts w:eastAsiaTheme="minorHAnsi"/>
          <w:sz w:val="24"/>
          <w:szCs w:val="24"/>
        </w:rPr>
        <w:pPrChange w:id="315" w:author="강석남 부장" w:date="2024-04-03T10:44:00Z">
          <w:pPr>
            <w:ind w:firstLine="240"/>
          </w:pPr>
        </w:pPrChange>
      </w:pPr>
      <w:ins w:id="316" w:author="강석남 부장" w:date="2024-04-03T10:44:00Z">
        <w:r>
          <w:rPr>
            <w:rFonts w:eastAsiaTheme="minorHAnsi" w:hint="eastAsia"/>
            <w:sz w:val="24"/>
            <w:szCs w:val="24"/>
          </w:rPr>
          <w:t xml:space="preserve">- </w:t>
        </w:r>
      </w:ins>
      <w:del w:id="317" w:author="강석남 부장" w:date="2024-04-03T10:44:00Z">
        <w:r w:rsidR="006E4332" w:rsidDel="00577DB5">
          <w:rPr>
            <w:rFonts w:eastAsiaTheme="minorHAnsi"/>
            <w:sz w:val="24"/>
            <w:szCs w:val="24"/>
          </w:rPr>
          <w:delText>5</w:delText>
        </w:r>
        <w:r w:rsidR="006C20AE" w:rsidDel="00577DB5">
          <w:rPr>
            <w:rFonts w:eastAsiaTheme="minorHAnsi" w:hint="eastAsia"/>
            <w:sz w:val="24"/>
            <w:szCs w:val="24"/>
          </w:rPr>
          <w:delText xml:space="preserve">) </w:delText>
        </w:r>
      </w:del>
      <w:ins w:id="318" w:author="강석남 부장" w:date="2024-04-03T10:41:00Z">
        <w:r>
          <w:rPr>
            <w:rFonts w:eastAsiaTheme="minorHAnsi" w:hint="eastAsia"/>
            <w:sz w:val="24"/>
            <w:szCs w:val="24"/>
          </w:rPr>
          <w:t>제조현장 SOP 모바일(</w:t>
        </w:r>
        <w:proofErr w:type="spellStart"/>
        <w:r>
          <w:rPr>
            <w:rFonts w:eastAsiaTheme="minorHAnsi" w:hint="eastAsia"/>
            <w:sz w:val="24"/>
            <w:szCs w:val="24"/>
          </w:rPr>
          <w:t>테블릿</w:t>
        </w:r>
        <w:proofErr w:type="spellEnd"/>
        <w:r>
          <w:rPr>
            <w:rFonts w:eastAsiaTheme="minorHAnsi" w:hint="eastAsia"/>
            <w:sz w:val="24"/>
            <w:szCs w:val="24"/>
          </w:rPr>
          <w:t xml:space="preserve"> 안드로이드) 시스템</w:t>
        </w:r>
      </w:ins>
      <w:ins w:id="319" w:author="ybcho2" w:date="2022-09-02T13:47:00Z">
        <w:del w:id="320" w:author="강석남 부장" w:date="2024-04-03T10:41:00Z">
          <w:r w:rsidR="003E6618" w:rsidDel="00577DB5">
            <w:rPr>
              <w:rFonts w:eastAsiaTheme="minorHAnsi" w:hint="eastAsia"/>
              <w:sz w:val="24"/>
              <w:szCs w:val="24"/>
            </w:rPr>
            <w:delText>GST 모바일 일일점검 시스템</w:delText>
          </w:r>
        </w:del>
        <w:r w:rsidR="003E6618">
          <w:rPr>
            <w:rFonts w:eastAsiaTheme="minorHAnsi" w:hint="eastAsia"/>
            <w:sz w:val="24"/>
            <w:szCs w:val="24"/>
          </w:rPr>
          <w:t xml:space="preserve"> 운영 및 개발</w:t>
        </w:r>
      </w:ins>
      <w:del w:id="321" w:author="ybcho2" w:date="2022-09-02T13:47:00Z">
        <w:r w:rsidR="00304052" w:rsidDel="003E6618">
          <w:rPr>
            <w:rFonts w:eastAsiaTheme="minorHAnsi" w:hint="eastAsia"/>
            <w:sz w:val="24"/>
            <w:szCs w:val="24"/>
          </w:rPr>
          <w:delText xml:space="preserve">Hi-Bomi </w:delText>
        </w:r>
        <w:r w:rsidR="00F9083B" w:rsidDel="003E6618">
          <w:rPr>
            <w:rFonts w:eastAsiaTheme="minorHAnsi" w:hint="eastAsia"/>
            <w:sz w:val="24"/>
            <w:szCs w:val="24"/>
          </w:rPr>
          <w:delText>로봇 WEB상호작용</w:delText>
        </w:r>
        <w:r w:rsidR="006C20AE" w:rsidDel="003E6618">
          <w:rPr>
            <w:rFonts w:eastAsiaTheme="minorHAnsi" w:hint="eastAsia"/>
            <w:sz w:val="24"/>
            <w:szCs w:val="24"/>
          </w:rPr>
          <w:delText xml:space="preserve"> 시스템 </w:delText>
        </w:r>
      </w:del>
      <w:ins w:id="322" w:author="ybcho" w:date="2022-03-30T10:52:00Z">
        <w:del w:id="323" w:author="ybcho2" w:date="2022-09-02T13:47:00Z">
          <w:r w:rsidR="009A2361" w:rsidDel="003E6618">
            <w:rPr>
              <w:rFonts w:eastAsiaTheme="minorHAnsi" w:hint="eastAsia"/>
              <w:sz w:val="24"/>
              <w:szCs w:val="24"/>
            </w:rPr>
            <w:delText xml:space="preserve">운영 및 </w:delText>
          </w:r>
        </w:del>
      </w:ins>
      <w:ins w:id="324" w:author="ybcho" w:date="2022-03-30T10:53:00Z">
        <w:del w:id="325" w:author="ybcho2" w:date="2022-09-02T13:47:00Z">
          <w:r w:rsidR="00372BDC" w:rsidDel="003E6618">
            <w:rPr>
              <w:rFonts w:eastAsiaTheme="minorHAnsi" w:hint="eastAsia"/>
              <w:sz w:val="24"/>
              <w:szCs w:val="24"/>
            </w:rPr>
            <w:delText xml:space="preserve">위탁 </w:delText>
          </w:r>
        </w:del>
      </w:ins>
      <w:del w:id="326" w:author="ybcho2" w:date="2022-09-02T13:47:00Z">
        <w:r w:rsidR="006C20AE" w:rsidDel="003E6618">
          <w:rPr>
            <w:rFonts w:eastAsiaTheme="minorHAnsi" w:hint="eastAsia"/>
            <w:sz w:val="24"/>
            <w:szCs w:val="24"/>
          </w:rPr>
          <w:delText>운영</w:delText>
        </w:r>
      </w:del>
      <w:ins w:id="327" w:author="ybcho" w:date="2022-03-30T10:51:00Z">
        <w:del w:id="328" w:author="ybcho2" w:date="2022-09-02T13:47:00Z">
          <w:r w:rsidR="009A2361" w:rsidDel="003E6618">
            <w:rPr>
              <w:rFonts w:eastAsiaTheme="minorHAnsi" w:hint="eastAsia"/>
              <w:sz w:val="24"/>
              <w:szCs w:val="24"/>
            </w:rPr>
            <w:delText>유지보수</w:delText>
          </w:r>
        </w:del>
      </w:ins>
      <w:del w:id="329" w:author="ybcho2" w:date="2022-09-02T13:47:00Z">
        <w:r w:rsidR="006C20AE" w:rsidDel="003E6618">
          <w:rPr>
            <w:rFonts w:eastAsiaTheme="minorHAnsi" w:hint="eastAsia"/>
            <w:sz w:val="24"/>
            <w:szCs w:val="24"/>
          </w:rPr>
          <w:delText xml:space="preserve"> 업무</w:delText>
        </w:r>
      </w:del>
      <w:ins w:id="330" w:author="ybcho" w:date="2022-03-30T10:51:00Z">
        <w:del w:id="331" w:author="ybcho2" w:date="2022-09-02T13:47:00Z">
          <w:r w:rsidR="009A2361" w:rsidDel="003E6618">
            <w:rPr>
              <w:rFonts w:eastAsiaTheme="minorHAnsi" w:hint="eastAsia"/>
              <w:sz w:val="24"/>
              <w:szCs w:val="24"/>
            </w:rPr>
            <w:delText>관리</w:delText>
          </w:r>
        </w:del>
      </w:ins>
    </w:p>
    <w:p w14:paraId="11413F1A" w14:textId="0C103365" w:rsidR="006C20AE" w:rsidDel="00577DB5" w:rsidRDefault="00577DB5" w:rsidP="006C20AE">
      <w:pPr>
        <w:ind w:firstLine="240"/>
        <w:rPr>
          <w:del w:id="332" w:author="강석남 부장" w:date="2024-04-03T10:44:00Z"/>
          <w:rFonts w:eastAsiaTheme="minorHAnsi"/>
          <w:sz w:val="24"/>
          <w:szCs w:val="24"/>
        </w:rPr>
      </w:pPr>
      <w:ins w:id="333" w:author="강석남 부장" w:date="2024-04-03T10:44:00Z">
        <w:r>
          <w:rPr>
            <w:rFonts w:eastAsiaTheme="minorHAnsi" w:hint="eastAsia"/>
            <w:sz w:val="24"/>
            <w:szCs w:val="24"/>
          </w:rPr>
          <w:t xml:space="preserve">    - </w:t>
        </w:r>
      </w:ins>
      <w:del w:id="334" w:author="강석남 부장" w:date="2024-04-03T10:44:00Z">
        <w:r w:rsidR="006E4332" w:rsidDel="00577DB5">
          <w:rPr>
            <w:rFonts w:eastAsiaTheme="minorHAnsi"/>
            <w:sz w:val="24"/>
            <w:szCs w:val="24"/>
          </w:rPr>
          <w:delText>6</w:delText>
        </w:r>
        <w:r w:rsidR="006C20AE" w:rsidDel="00577DB5">
          <w:rPr>
            <w:rFonts w:eastAsiaTheme="minorHAnsi" w:hint="eastAsia"/>
            <w:sz w:val="24"/>
            <w:szCs w:val="24"/>
          </w:rPr>
          <w:delText xml:space="preserve">) </w:delText>
        </w:r>
      </w:del>
      <w:ins w:id="335" w:author="ybcho2" w:date="2022-09-02T13:47:00Z">
        <w:del w:id="336" w:author="강석남 부장" w:date="2024-04-03T10:41:00Z">
          <w:r w:rsidR="003E6618" w:rsidDel="00577DB5">
            <w:rPr>
              <w:rFonts w:eastAsiaTheme="minorHAnsi"/>
              <w:sz w:val="24"/>
              <w:szCs w:val="24"/>
            </w:rPr>
            <w:delText xml:space="preserve">GST </w:delText>
          </w:r>
        </w:del>
      </w:ins>
      <w:ins w:id="337" w:author="ybcho2" w:date="2022-09-02T13:48:00Z">
        <w:del w:id="338" w:author="강석남 부장" w:date="2024-04-03T10:41:00Z">
          <w:r w:rsidR="002F6CD4" w:rsidDel="00577DB5">
            <w:rPr>
              <w:rFonts w:eastAsiaTheme="minorHAnsi"/>
              <w:sz w:val="24"/>
              <w:szCs w:val="24"/>
            </w:rPr>
            <w:delText xml:space="preserve">QMS </w:delText>
          </w:r>
          <w:r w:rsidR="002F6CD4" w:rsidDel="00577DB5">
            <w:rPr>
              <w:rFonts w:eastAsiaTheme="minorHAnsi" w:hint="eastAsia"/>
              <w:sz w:val="24"/>
              <w:szCs w:val="24"/>
            </w:rPr>
            <w:delText>태블릿 시스템</w:delText>
          </w:r>
        </w:del>
      </w:ins>
      <w:ins w:id="339" w:author="ybcho2" w:date="2022-09-02T13:47:00Z">
        <w:del w:id="340" w:author="강석남 부장" w:date="2024-04-03T10:44:00Z">
          <w:r w:rsidR="003E6618" w:rsidDel="00577DB5">
            <w:rPr>
              <w:rFonts w:eastAsiaTheme="minorHAnsi"/>
              <w:sz w:val="24"/>
              <w:szCs w:val="24"/>
            </w:rPr>
            <w:delText xml:space="preserve"> </w:delText>
          </w:r>
          <w:r w:rsidR="003E6618" w:rsidRPr="008916FF" w:rsidDel="00577DB5">
            <w:rPr>
              <w:rFonts w:eastAsiaTheme="minorHAnsi" w:hint="eastAsia"/>
              <w:sz w:val="24"/>
              <w:szCs w:val="24"/>
            </w:rPr>
            <w:delText>운영 및 개발</w:delText>
          </w:r>
          <w:r w:rsidR="003E6618" w:rsidDel="00577DB5">
            <w:rPr>
              <w:rFonts w:eastAsiaTheme="minorHAnsi" w:hint="eastAsia"/>
              <w:sz w:val="24"/>
              <w:szCs w:val="24"/>
            </w:rPr>
            <w:delText xml:space="preserve"> </w:delText>
          </w:r>
        </w:del>
      </w:ins>
      <w:del w:id="341" w:author="ybcho2" w:date="2022-09-02T13:47:00Z">
        <w:r w:rsidR="00304052" w:rsidDel="003E6618">
          <w:rPr>
            <w:rFonts w:eastAsiaTheme="minorHAnsi" w:hint="eastAsia"/>
            <w:sz w:val="24"/>
            <w:szCs w:val="24"/>
          </w:rPr>
          <w:delText xml:space="preserve">SVC </w:delText>
        </w:r>
        <w:r w:rsidR="00F9083B" w:rsidDel="003E6618">
          <w:rPr>
            <w:rFonts w:eastAsiaTheme="minorHAnsi" w:hint="eastAsia"/>
            <w:sz w:val="24"/>
            <w:szCs w:val="24"/>
          </w:rPr>
          <w:delText>서비스관리</w:delText>
        </w:r>
        <w:r w:rsidR="006C20AE" w:rsidDel="003E6618">
          <w:rPr>
            <w:rFonts w:eastAsiaTheme="minorHAnsi" w:hint="eastAsia"/>
            <w:sz w:val="24"/>
            <w:szCs w:val="24"/>
          </w:rPr>
          <w:delText xml:space="preserve"> 시스템 운영 업무</w:delText>
        </w:r>
      </w:del>
    </w:p>
    <w:p w14:paraId="0F44634B" w14:textId="0EEA3F9A" w:rsidR="00577DB5" w:rsidRDefault="00304052" w:rsidP="006C20AE">
      <w:pPr>
        <w:ind w:firstLine="240"/>
        <w:rPr>
          <w:ins w:id="342" w:author="강석남 부장" w:date="2024-04-03T10:41:00Z"/>
          <w:rFonts w:eastAsiaTheme="minorHAnsi"/>
          <w:sz w:val="24"/>
          <w:szCs w:val="24"/>
        </w:rPr>
      </w:pPr>
      <w:del w:id="343" w:author="강석남 부장" w:date="2024-04-03T10:44:00Z">
        <w:r w:rsidDel="00577DB5">
          <w:rPr>
            <w:rFonts w:eastAsiaTheme="minorHAnsi" w:hint="eastAsia"/>
            <w:sz w:val="24"/>
            <w:szCs w:val="24"/>
          </w:rPr>
          <w:delText xml:space="preserve">7) </w:delText>
        </w:r>
      </w:del>
      <w:ins w:id="344" w:author="강석남 부장" w:date="2024-04-03T10:41:00Z">
        <w:r w:rsidR="00577DB5">
          <w:rPr>
            <w:rFonts w:eastAsiaTheme="minorHAnsi" w:hint="eastAsia"/>
            <w:sz w:val="24"/>
            <w:szCs w:val="24"/>
          </w:rPr>
          <w:t>GIC</w:t>
        </w:r>
      </w:ins>
      <w:ins w:id="345" w:author="강석남 부장" w:date="2024-04-03T10:44:00Z">
        <w:r w:rsidR="00577DB5">
          <w:rPr>
            <w:rFonts w:eastAsiaTheme="minorHAnsi" w:hint="eastAsia"/>
            <w:sz w:val="24"/>
            <w:szCs w:val="24"/>
          </w:rPr>
          <w:t>B</w:t>
        </w:r>
      </w:ins>
      <w:ins w:id="346" w:author="강석남 부장" w:date="2024-04-03T10:41:00Z">
        <w:r w:rsidR="00577DB5">
          <w:rPr>
            <w:rFonts w:eastAsiaTheme="minorHAnsi" w:hint="eastAsia"/>
            <w:sz w:val="24"/>
            <w:szCs w:val="24"/>
          </w:rPr>
          <w:t xml:space="preserve"> 시스템 운영 및 개발</w:t>
        </w:r>
      </w:ins>
    </w:p>
    <w:p w14:paraId="48190D9D" w14:textId="4CDBA18A" w:rsidR="00577DB5" w:rsidRDefault="00415C2F" w:rsidP="006C20AE">
      <w:pPr>
        <w:ind w:firstLine="240"/>
        <w:rPr>
          <w:ins w:id="347" w:author="강석남 부장" w:date="2024-04-03T10:42:00Z"/>
          <w:rFonts w:eastAsiaTheme="minorHAnsi"/>
          <w:sz w:val="24"/>
          <w:szCs w:val="24"/>
        </w:rPr>
      </w:pPr>
      <w:ins w:id="348" w:author="강석남 부장" w:date="2026-01-13T12:50:00Z" w16du:dateUtc="2026-01-13T03:50:00Z">
        <w:r>
          <w:rPr>
            <w:rFonts w:eastAsiaTheme="minorHAnsi" w:hint="eastAsia"/>
            <w:sz w:val="24"/>
            <w:szCs w:val="24"/>
          </w:rPr>
          <w:t>2</w:t>
        </w:r>
      </w:ins>
      <w:ins w:id="349" w:author="강석남 부장" w:date="2024-04-03T10:41:00Z">
        <w:r w:rsidR="00577DB5">
          <w:rPr>
            <w:rFonts w:eastAsiaTheme="minorHAnsi" w:hint="eastAsia"/>
            <w:sz w:val="24"/>
            <w:szCs w:val="24"/>
          </w:rPr>
          <w:t>) PPS시스템(</w:t>
        </w:r>
        <w:proofErr w:type="gramStart"/>
        <w:r w:rsidR="00577DB5">
          <w:rPr>
            <w:rFonts w:eastAsiaTheme="minorHAnsi" w:hint="eastAsia"/>
            <w:sz w:val="24"/>
            <w:szCs w:val="24"/>
          </w:rPr>
          <w:t>GST,EST</w:t>
        </w:r>
      </w:ins>
      <w:proofErr w:type="gramEnd"/>
      <w:ins w:id="350" w:author="강석남 부장" w:date="2024-04-03T10:42:00Z">
        <w:r w:rsidR="00577DB5">
          <w:rPr>
            <w:rFonts w:eastAsiaTheme="minorHAnsi" w:hint="eastAsia"/>
            <w:sz w:val="24"/>
            <w:szCs w:val="24"/>
          </w:rPr>
          <w:t>) 운영 및 개발</w:t>
        </w:r>
      </w:ins>
      <w:ins w:id="351" w:author="ybcho2" w:date="2022-09-02T14:38:00Z">
        <w:del w:id="352" w:author="강석남 부장" w:date="2024-04-03T10:42:00Z">
          <w:r w:rsidR="005E2FC7" w:rsidDel="00577DB5">
            <w:rPr>
              <w:rFonts w:eastAsiaTheme="minorHAnsi" w:hint="eastAsia"/>
              <w:sz w:val="24"/>
              <w:szCs w:val="24"/>
            </w:rPr>
            <w:delText>E</w:delText>
          </w:r>
        </w:del>
      </w:ins>
      <w:ins w:id="353" w:author="ybcho2" w:date="2022-09-02T13:48:00Z">
        <w:del w:id="354" w:author="강석남 부장" w:date="2024-04-03T10:42:00Z">
          <w:r w:rsidR="003E6618" w:rsidDel="00577DB5">
            <w:rPr>
              <w:rFonts w:eastAsiaTheme="minorHAnsi"/>
              <w:sz w:val="24"/>
              <w:szCs w:val="24"/>
            </w:rPr>
            <w:delText xml:space="preserve">ST </w:delText>
          </w:r>
          <w:r w:rsidR="003E6618" w:rsidDel="00577DB5">
            <w:rPr>
              <w:rFonts w:eastAsiaTheme="minorHAnsi" w:hint="eastAsia"/>
              <w:sz w:val="24"/>
              <w:szCs w:val="24"/>
            </w:rPr>
            <w:delText>ONE</w:delText>
          </w:r>
          <w:r w:rsidR="003E6618" w:rsidDel="00577DB5">
            <w:rPr>
              <w:rFonts w:eastAsiaTheme="minorHAnsi"/>
              <w:sz w:val="24"/>
              <w:szCs w:val="24"/>
            </w:rPr>
            <w:delText xml:space="preserve"> </w:delText>
          </w:r>
          <w:r w:rsidR="003E6618" w:rsidRPr="008916FF" w:rsidDel="00577DB5">
            <w:rPr>
              <w:rFonts w:eastAsiaTheme="minorHAnsi" w:hint="eastAsia"/>
              <w:sz w:val="24"/>
              <w:szCs w:val="24"/>
            </w:rPr>
            <w:delText>시스템 운영 및 개발</w:delText>
          </w:r>
        </w:del>
      </w:ins>
    </w:p>
    <w:p w14:paraId="3EB87A47" w14:textId="526D59C0" w:rsidR="00304052" w:rsidRDefault="003E6618" w:rsidP="006C20AE">
      <w:pPr>
        <w:ind w:firstLine="240"/>
        <w:rPr>
          <w:rFonts w:eastAsiaTheme="minorHAnsi"/>
          <w:sz w:val="24"/>
          <w:szCs w:val="24"/>
        </w:rPr>
      </w:pPr>
      <w:ins w:id="355" w:author="ybcho2" w:date="2022-09-02T13:48:00Z">
        <w:r w:rsidDel="003E6618">
          <w:rPr>
            <w:rFonts w:eastAsiaTheme="minorHAnsi" w:hint="eastAsia"/>
            <w:sz w:val="24"/>
            <w:szCs w:val="24"/>
          </w:rPr>
          <w:t xml:space="preserve"> </w:t>
        </w:r>
      </w:ins>
      <w:del w:id="356" w:author="ybcho2" w:date="2022-09-02T13:48:00Z">
        <w:r w:rsidR="00304052" w:rsidDel="003E6618">
          <w:rPr>
            <w:rFonts w:eastAsiaTheme="minorHAnsi" w:hint="eastAsia"/>
            <w:sz w:val="24"/>
            <w:szCs w:val="24"/>
          </w:rPr>
          <w:delText>SDC SWAP 시스템 운영 업무</w:delText>
        </w:r>
      </w:del>
    </w:p>
    <w:p w14:paraId="5606FBB5" w14:textId="7AA42D40" w:rsidR="00304052" w:rsidDel="002F6CD4" w:rsidRDefault="00304052" w:rsidP="006C20AE">
      <w:pPr>
        <w:ind w:firstLine="240"/>
        <w:rPr>
          <w:del w:id="357" w:author="ybcho2" w:date="2022-09-02T13:48:00Z"/>
          <w:rFonts w:eastAsiaTheme="minorHAnsi"/>
          <w:sz w:val="24"/>
          <w:szCs w:val="24"/>
        </w:rPr>
      </w:pPr>
      <w:del w:id="358" w:author="ybcho2" w:date="2022-09-02T13:48:00Z">
        <w:r w:rsidDel="002F6CD4">
          <w:rPr>
            <w:rFonts w:eastAsiaTheme="minorHAnsi" w:hint="eastAsia"/>
            <w:sz w:val="24"/>
            <w:szCs w:val="24"/>
          </w:rPr>
          <w:delText>8) 도면배포 시스템 운영 업무</w:delText>
        </w:r>
      </w:del>
    </w:p>
    <w:p w14:paraId="0F1E9134" w14:textId="2B662770" w:rsidR="00DD2F0F" w:rsidDel="002F6CD4" w:rsidRDefault="00DD2F0F" w:rsidP="00DD2F0F">
      <w:pPr>
        <w:ind w:firstLine="240"/>
        <w:rPr>
          <w:del w:id="359" w:author="ybcho2" w:date="2022-09-02T13:48:00Z"/>
          <w:rFonts w:eastAsiaTheme="minorHAnsi"/>
          <w:sz w:val="24"/>
          <w:szCs w:val="24"/>
        </w:rPr>
      </w:pPr>
      <w:del w:id="360" w:author="ybcho2" w:date="2022-09-02T13:48:00Z">
        <w:r w:rsidDel="002F6CD4">
          <w:rPr>
            <w:rFonts w:eastAsiaTheme="minorHAnsi"/>
            <w:sz w:val="24"/>
            <w:szCs w:val="24"/>
          </w:rPr>
          <w:delText>7</w:delText>
        </w:r>
        <w:r w:rsidDel="002F6CD4">
          <w:rPr>
            <w:rFonts w:eastAsiaTheme="minorHAnsi" w:hint="eastAsia"/>
            <w:sz w:val="24"/>
            <w:szCs w:val="24"/>
          </w:rPr>
          <w:delText xml:space="preserve">) </w:delText>
        </w:r>
        <w:r w:rsidR="00F9083B" w:rsidDel="002F6CD4">
          <w:rPr>
            <w:rFonts w:eastAsiaTheme="minorHAnsi" w:hint="eastAsia"/>
            <w:sz w:val="24"/>
            <w:szCs w:val="24"/>
          </w:rPr>
          <w:delText>그룹웨어</w:delText>
        </w:r>
        <w:r w:rsidDel="002F6CD4">
          <w:rPr>
            <w:rFonts w:eastAsiaTheme="minorHAnsi" w:hint="eastAsia"/>
            <w:sz w:val="24"/>
            <w:szCs w:val="24"/>
          </w:rPr>
          <w:delText xml:space="preserve"> 시스템 </w:delText>
        </w:r>
      </w:del>
      <w:ins w:id="361" w:author="ybcho" w:date="2022-03-30T10:52:00Z">
        <w:del w:id="362" w:author="ybcho2" w:date="2022-09-02T13:48:00Z">
          <w:r w:rsidR="009A2361" w:rsidDel="002F6CD4">
            <w:rPr>
              <w:rFonts w:eastAsiaTheme="minorHAnsi" w:hint="eastAsia"/>
              <w:sz w:val="24"/>
              <w:szCs w:val="24"/>
            </w:rPr>
            <w:delText xml:space="preserve">운영 및 </w:delText>
          </w:r>
        </w:del>
      </w:ins>
      <w:ins w:id="363" w:author="ybcho" w:date="2022-03-30T10:53:00Z">
        <w:del w:id="364" w:author="ybcho2" w:date="2022-09-02T13:48:00Z">
          <w:r w:rsidR="00372BDC" w:rsidDel="002F6CD4">
            <w:rPr>
              <w:rFonts w:eastAsiaTheme="minorHAnsi" w:hint="eastAsia"/>
              <w:sz w:val="24"/>
              <w:szCs w:val="24"/>
            </w:rPr>
            <w:delText xml:space="preserve">위탁 </w:delText>
          </w:r>
        </w:del>
      </w:ins>
      <w:del w:id="365" w:author="ybcho2" w:date="2022-09-02T13:48:00Z">
        <w:r w:rsidDel="002F6CD4">
          <w:rPr>
            <w:rFonts w:eastAsiaTheme="minorHAnsi" w:hint="eastAsia"/>
            <w:sz w:val="24"/>
            <w:szCs w:val="24"/>
          </w:rPr>
          <w:delText>운영</w:delText>
        </w:r>
      </w:del>
      <w:ins w:id="366" w:author="ybcho" w:date="2022-03-30T10:51:00Z">
        <w:del w:id="367" w:author="ybcho2" w:date="2022-09-02T13:48:00Z">
          <w:r w:rsidR="009A2361" w:rsidDel="002F6CD4">
            <w:rPr>
              <w:rFonts w:eastAsiaTheme="minorHAnsi" w:hint="eastAsia"/>
              <w:sz w:val="24"/>
              <w:szCs w:val="24"/>
            </w:rPr>
            <w:delText>유지보수</w:delText>
          </w:r>
        </w:del>
      </w:ins>
      <w:del w:id="368" w:author="ybcho2" w:date="2022-09-02T13:48:00Z">
        <w:r w:rsidDel="002F6CD4">
          <w:rPr>
            <w:rFonts w:eastAsiaTheme="minorHAnsi" w:hint="eastAsia"/>
            <w:sz w:val="24"/>
            <w:szCs w:val="24"/>
          </w:rPr>
          <w:delText xml:space="preserve"> 업무</w:delText>
        </w:r>
      </w:del>
      <w:ins w:id="369" w:author="ybcho" w:date="2022-03-30T10:51:00Z">
        <w:del w:id="370" w:author="ybcho2" w:date="2022-09-02T13:48:00Z">
          <w:r w:rsidR="009A2361" w:rsidDel="002F6CD4">
            <w:rPr>
              <w:rFonts w:eastAsiaTheme="minorHAnsi" w:hint="eastAsia"/>
              <w:sz w:val="24"/>
              <w:szCs w:val="24"/>
            </w:rPr>
            <w:delText>관리</w:delText>
          </w:r>
        </w:del>
      </w:ins>
    </w:p>
    <w:p w14:paraId="22B539AE" w14:textId="11B1E6B6" w:rsidR="00A56A9C" w:rsidDel="002F6CD4" w:rsidRDefault="00304052" w:rsidP="00DD2F0F">
      <w:pPr>
        <w:ind w:firstLine="240"/>
        <w:rPr>
          <w:del w:id="371" w:author="ybcho2" w:date="2022-09-02T13:48:00Z"/>
          <w:rFonts w:eastAsiaTheme="minorHAnsi"/>
          <w:color w:val="000000" w:themeColor="text1"/>
          <w:sz w:val="24"/>
          <w:szCs w:val="24"/>
        </w:rPr>
      </w:pPr>
      <w:del w:id="372" w:author="ybcho2" w:date="2022-09-02T13:48:00Z"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>9</w:delText>
        </w:r>
        <w:r w:rsidR="00A56A9C" w:rsidRPr="00EF0AA3" w:rsidDel="002F6CD4">
          <w:rPr>
            <w:rFonts w:eastAsiaTheme="minorHAnsi" w:hint="eastAsia"/>
            <w:color w:val="000000" w:themeColor="text1"/>
            <w:sz w:val="24"/>
            <w:szCs w:val="24"/>
          </w:rPr>
          <w:delText>) 웹사이트</w:delText>
        </w:r>
        <w:r w:rsidR="00F9083B" w:rsidDel="002F6CD4">
          <w:rPr>
            <w:rFonts w:eastAsiaTheme="minorHAnsi" w:hint="eastAsia"/>
            <w:color w:val="000000" w:themeColor="text1"/>
            <w:sz w:val="24"/>
            <w:szCs w:val="24"/>
          </w:rPr>
          <w:delText>(홈페이지)</w:delText>
        </w:r>
        <w:r w:rsidR="00A56A9C" w:rsidRPr="00EF0AA3" w:rsidDel="002F6CD4">
          <w:rPr>
            <w:rFonts w:eastAsiaTheme="minorHAnsi" w:hint="eastAsia"/>
            <w:color w:val="000000" w:themeColor="text1"/>
            <w:sz w:val="24"/>
            <w:szCs w:val="24"/>
          </w:rPr>
          <w:delText xml:space="preserve"> </w:delText>
        </w:r>
        <w:r w:rsidR="00B83F51" w:rsidDel="002F6CD4">
          <w:rPr>
            <w:rFonts w:eastAsiaTheme="minorHAnsi" w:hint="eastAsia"/>
            <w:color w:val="000000" w:themeColor="text1"/>
            <w:sz w:val="24"/>
            <w:szCs w:val="24"/>
          </w:rPr>
          <w:delText>운영</w:delText>
        </w:r>
        <w:r w:rsidR="00A56A9C" w:rsidRPr="00EF0AA3" w:rsidDel="002F6CD4">
          <w:rPr>
            <w:rFonts w:eastAsiaTheme="minorHAnsi" w:hint="eastAsia"/>
            <w:color w:val="000000" w:themeColor="text1"/>
            <w:sz w:val="24"/>
            <w:szCs w:val="24"/>
          </w:rPr>
          <w:delText xml:space="preserve"> 업무</w:delText>
        </w:r>
      </w:del>
    </w:p>
    <w:p w14:paraId="51728B72" w14:textId="7DF62F3F" w:rsidR="00304052" w:rsidDel="002F6CD4" w:rsidRDefault="00304052" w:rsidP="00DD2F0F">
      <w:pPr>
        <w:ind w:firstLine="240"/>
        <w:rPr>
          <w:del w:id="373" w:author="ybcho2" w:date="2022-09-02T13:48:00Z"/>
          <w:rFonts w:eastAsiaTheme="minorHAnsi"/>
          <w:color w:val="000000" w:themeColor="text1"/>
          <w:sz w:val="24"/>
          <w:szCs w:val="24"/>
        </w:rPr>
      </w:pPr>
      <w:del w:id="374" w:author="ybcho2" w:date="2022-09-02T13:48:00Z"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 xml:space="preserve">10) uBCentra보안시스템 </w:delText>
        </w:r>
        <w:r w:rsidR="00B83F51" w:rsidDel="002F6CD4">
          <w:rPr>
            <w:rFonts w:eastAsiaTheme="minorHAnsi" w:hint="eastAsia"/>
            <w:color w:val="000000" w:themeColor="text1"/>
            <w:sz w:val="24"/>
            <w:szCs w:val="24"/>
          </w:rPr>
          <w:delText>운영</w:delText>
        </w:r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 xml:space="preserve"> </w:delText>
        </w:r>
      </w:del>
      <w:ins w:id="375" w:author="ybcho" w:date="2022-03-30T10:51:00Z">
        <w:del w:id="376" w:author="ybcho2" w:date="2022-09-02T13:48:00Z">
          <w:r w:rsidR="009A2361" w:rsidDel="002F6CD4">
            <w:rPr>
              <w:rFonts w:eastAsiaTheme="minorHAnsi" w:hint="eastAsia"/>
              <w:color w:val="000000" w:themeColor="text1"/>
              <w:sz w:val="24"/>
              <w:szCs w:val="24"/>
            </w:rPr>
            <w:delText xml:space="preserve">및 </w:delText>
          </w:r>
        </w:del>
      </w:ins>
      <w:ins w:id="377" w:author="ybcho" w:date="2022-03-30T10:53:00Z">
        <w:del w:id="378" w:author="ybcho2" w:date="2022-09-02T13:48:00Z">
          <w:r w:rsidR="00372BDC" w:rsidDel="002F6CD4">
            <w:rPr>
              <w:rFonts w:eastAsiaTheme="minorHAnsi" w:hint="eastAsia"/>
              <w:color w:val="000000" w:themeColor="text1"/>
              <w:sz w:val="24"/>
              <w:szCs w:val="24"/>
            </w:rPr>
            <w:delText xml:space="preserve">위탁 </w:delText>
          </w:r>
        </w:del>
      </w:ins>
      <w:ins w:id="379" w:author="ybcho" w:date="2022-03-30T10:51:00Z">
        <w:del w:id="380" w:author="ybcho2" w:date="2022-09-02T13:48:00Z">
          <w:r w:rsidR="009A2361" w:rsidDel="002F6CD4">
            <w:rPr>
              <w:rFonts w:eastAsiaTheme="minorHAnsi" w:hint="eastAsia"/>
              <w:color w:val="000000" w:themeColor="text1"/>
              <w:sz w:val="24"/>
              <w:szCs w:val="24"/>
            </w:rPr>
            <w:delText>유지보수 관리</w:delText>
          </w:r>
        </w:del>
      </w:ins>
      <w:del w:id="381" w:author="ybcho2" w:date="2022-09-02T13:48:00Z"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>업무</w:delText>
        </w:r>
      </w:del>
    </w:p>
    <w:p w14:paraId="24EED232" w14:textId="46E488D3" w:rsidR="00344C37" w:rsidDel="002F6CD4" w:rsidRDefault="00344C37" w:rsidP="00DD2F0F">
      <w:pPr>
        <w:ind w:firstLine="240"/>
        <w:rPr>
          <w:del w:id="382" w:author="ybcho2" w:date="2022-09-02T13:48:00Z"/>
          <w:rFonts w:eastAsiaTheme="minorHAnsi"/>
          <w:color w:val="000000" w:themeColor="text1"/>
          <w:sz w:val="24"/>
          <w:szCs w:val="24"/>
        </w:rPr>
      </w:pPr>
      <w:del w:id="383" w:author="ybcho2" w:date="2022-09-02T13:48:00Z"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>11) 파일서버 운영 업무</w:delText>
        </w:r>
      </w:del>
    </w:p>
    <w:p w14:paraId="2DCBCD78" w14:textId="2B5DD22F" w:rsidR="00304052" w:rsidDel="002F6CD4" w:rsidRDefault="00304052" w:rsidP="00DD2F0F">
      <w:pPr>
        <w:ind w:firstLine="240"/>
        <w:rPr>
          <w:del w:id="384" w:author="ybcho2" w:date="2022-09-02T13:48:00Z"/>
          <w:rFonts w:eastAsiaTheme="minorHAnsi"/>
          <w:color w:val="000000" w:themeColor="text1"/>
          <w:sz w:val="24"/>
          <w:szCs w:val="24"/>
        </w:rPr>
      </w:pPr>
      <w:del w:id="385" w:author="ybcho2" w:date="2022-09-02T13:48:00Z"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>1</w:delText>
        </w:r>
        <w:r w:rsidR="00344C37" w:rsidDel="002F6CD4">
          <w:rPr>
            <w:rFonts w:eastAsiaTheme="minorHAnsi" w:hint="eastAsia"/>
            <w:color w:val="000000" w:themeColor="text1"/>
            <w:sz w:val="24"/>
            <w:szCs w:val="24"/>
          </w:rPr>
          <w:delText>2</w:delText>
        </w:r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>) ISO 27001 인증 유지 관리 업무</w:delText>
        </w:r>
      </w:del>
    </w:p>
    <w:p w14:paraId="043847D3" w14:textId="0E55B706" w:rsidR="00304052" w:rsidDel="002F6CD4" w:rsidRDefault="00304052" w:rsidP="00DD2F0F">
      <w:pPr>
        <w:ind w:firstLine="240"/>
        <w:rPr>
          <w:del w:id="386" w:author="ybcho2" w:date="2022-09-02T13:48:00Z"/>
          <w:rFonts w:eastAsiaTheme="minorHAnsi"/>
          <w:color w:val="000000" w:themeColor="text1"/>
          <w:sz w:val="24"/>
          <w:szCs w:val="24"/>
        </w:rPr>
      </w:pPr>
      <w:del w:id="387" w:author="ybcho2" w:date="2022-09-02T13:48:00Z"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>1</w:delText>
        </w:r>
        <w:r w:rsidR="00344C37" w:rsidDel="002F6CD4">
          <w:rPr>
            <w:rFonts w:eastAsiaTheme="minorHAnsi" w:hint="eastAsia"/>
            <w:color w:val="000000" w:themeColor="text1"/>
            <w:sz w:val="24"/>
            <w:szCs w:val="24"/>
          </w:rPr>
          <w:delText>3</w:delText>
        </w:r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>) IT 소모품 구매 대행 업무</w:delText>
        </w:r>
      </w:del>
    </w:p>
    <w:p w14:paraId="23F916BE" w14:textId="5A5FCF73" w:rsidR="00B83F51" w:rsidDel="002F6CD4" w:rsidRDefault="00B83F51" w:rsidP="00DD2F0F">
      <w:pPr>
        <w:ind w:firstLine="240"/>
        <w:rPr>
          <w:del w:id="388" w:author="ybcho2" w:date="2022-09-02T13:48:00Z"/>
          <w:rFonts w:eastAsiaTheme="minorHAnsi"/>
          <w:color w:val="000000" w:themeColor="text1"/>
          <w:sz w:val="24"/>
          <w:szCs w:val="24"/>
        </w:rPr>
      </w:pPr>
      <w:del w:id="389" w:author="ybcho2" w:date="2022-09-02T13:48:00Z"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>14) S/W License 관리 및 S/W 및 시스템 유지보수 대행 업무</w:delText>
        </w:r>
      </w:del>
    </w:p>
    <w:p w14:paraId="3841974B" w14:textId="4EFAB8AA" w:rsidR="00B83F51" w:rsidDel="002F6CD4" w:rsidRDefault="00B83F51" w:rsidP="00DD2F0F">
      <w:pPr>
        <w:ind w:firstLine="240"/>
        <w:rPr>
          <w:del w:id="390" w:author="ybcho2" w:date="2022-09-02T13:48:00Z"/>
          <w:rFonts w:eastAsiaTheme="minorHAnsi"/>
          <w:color w:val="000000" w:themeColor="text1"/>
          <w:sz w:val="24"/>
          <w:szCs w:val="24"/>
        </w:rPr>
      </w:pPr>
      <w:del w:id="391" w:author="ybcho2" w:date="2022-09-02T13:48:00Z"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>15) 방화벽 운영 업무</w:delText>
        </w:r>
      </w:del>
    </w:p>
    <w:p w14:paraId="079C0103" w14:textId="074186A3" w:rsidR="00F9083B" w:rsidDel="002F6CD4" w:rsidRDefault="00304052" w:rsidP="00DD2F0F">
      <w:pPr>
        <w:ind w:firstLine="240"/>
        <w:rPr>
          <w:del w:id="392" w:author="ybcho2" w:date="2022-09-02T13:48:00Z"/>
          <w:rFonts w:eastAsiaTheme="minorHAnsi"/>
          <w:color w:val="000000" w:themeColor="text1"/>
          <w:sz w:val="24"/>
          <w:szCs w:val="24"/>
        </w:rPr>
      </w:pPr>
      <w:del w:id="393" w:author="ybcho2" w:date="2022-09-02T13:48:00Z"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>1</w:delText>
        </w:r>
        <w:r w:rsidR="00B83F51" w:rsidDel="002F6CD4">
          <w:rPr>
            <w:rFonts w:eastAsiaTheme="minorHAnsi" w:hint="eastAsia"/>
            <w:color w:val="000000" w:themeColor="text1"/>
            <w:sz w:val="24"/>
            <w:szCs w:val="24"/>
          </w:rPr>
          <w:delText>6</w:delText>
        </w:r>
        <w:r w:rsidR="00F9083B" w:rsidDel="002F6CD4">
          <w:rPr>
            <w:rFonts w:eastAsiaTheme="minorHAnsi" w:hint="eastAsia"/>
            <w:color w:val="000000" w:themeColor="text1"/>
            <w:sz w:val="24"/>
            <w:szCs w:val="24"/>
          </w:rPr>
          <w:delText>) 서버 및 네트</w:delText>
        </w:r>
      </w:del>
      <w:ins w:id="394" w:author="yrbae" w:date="2022-03-15T08:57:00Z">
        <w:del w:id="395" w:author="ybcho2" w:date="2022-09-02T13:48:00Z">
          <w:r w:rsidR="00DF65EE" w:rsidDel="002F6CD4">
            <w:rPr>
              <w:rFonts w:eastAsiaTheme="minorHAnsi" w:hint="eastAsia"/>
              <w:color w:val="000000" w:themeColor="text1"/>
              <w:sz w:val="24"/>
              <w:szCs w:val="24"/>
            </w:rPr>
            <w:delText>워크</w:delText>
          </w:r>
        </w:del>
      </w:ins>
      <w:del w:id="396" w:author="ybcho2" w:date="2022-09-02T13:48:00Z">
        <w:r w:rsidR="00F9083B" w:rsidDel="002F6CD4">
          <w:rPr>
            <w:rFonts w:eastAsiaTheme="minorHAnsi" w:hint="eastAsia"/>
            <w:color w:val="000000" w:themeColor="text1"/>
            <w:sz w:val="24"/>
            <w:szCs w:val="24"/>
          </w:rPr>
          <w:delText>웤 정기 모니터링 및 장애 관리 업무</w:delText>
        </w:r>
      </w:del>
    </w:p>
    <w:p w14:paraId="62E156EE" w14:textId="665CBD31" w:rsidR="001E755E" w:rsidRPr="00EF0AA3" w:rsidDel="002F6CD4" w:rsidRDefault="001E755E" w:rsidP="00DD2F0F">
      <w:pPr>
        <w:ind w:firstLine="240"/>
        <w:rPr>
          <w:del w:id="397" w:author="ybcho2" w:date="2022-09-02T13:48:00Z"/>
          <w:rFonts w:eastAsiaTheme="minorHAnsi"/>
          <w:color w:val="000000" w:themeColor="text1"/>
          <w:sz w:val="24"/>
          <w:szCs w:val="24"/>
        </w:rPr>
      </w:pPr>
      <w:del w:id="398" w:author="ybcho2" w:date="2022-09-02T13:48:00Z"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 xml:space="preserve">  - H/W 수리비용은 </w:delText>
        </w:r>
        <w:r w:rsidDel="002F6CD4">
          <w:rPr>
            <w:rFonts w:eastAsiaTheme="minorHAnsi"/>
            <w:color w:val="000000" w:themeColor="text1"/>
            <w:sz w:val="24"/>
            <w:szCs w:val="24"/>
          </w:rPr>
          <w:delText>“</w:delText>
        </w:r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>갑</w:delText>
        </w:r>
        <w:r w:rsidDel="002F6CD4">
          <w:rPr>
            <w:rFonts w:eastAsiaTheme="minorHAnsi"/>
            <w:color w:val="000000" w:themeColor="text1"/>
            <w:sz w:val="24"/>
            <w:szCs w:val="24"/>
          </w:rPr>
          <w:delText>”</w:delText>
        </w:r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>이 부담한다</w:delText>
        </w:r>
      </w:del>
    </w:p>
    <w:p w14:paraId="1D728E1F" w14:textId="2FD9F490" w:rsidR="006C20AE" w:rsidRPr="00EF0AA3" w:rsidDel="002F6CD4" w:rsidRDefault="00F9083B" w:rsidP="006C20AE">
      <w:pPr>
        <w:ind w:firstLine="240"/>
        <w:rPr>
          <w:del w:id="399" w:author="ybcho2" w:date="2022-09-02T13:48:00Z"/>
          <w:rFonts w:eastAsiaTheme="minorHAnsi"/>
          <w:color w:val="000000" w:themeColor="text1"/>
          <w:sz w:val="24"/>
          <w:szCs w:val="24"/>
        </w:rPr>
      </w:pPr>
      <w:del w:id="400" w:author="ybcho2" w:date="2022-09-02T13:48:00Z">
        <w:r w:rsidDel="002F6CD4">
          <w:rPr>
            <w:rFonts w:eastAsiaTheme="minorHAnsi" w:hint="eastAsia"/>
            <w:color w:val="000000" w:themeColor="text1"/>
            <w:sz w:val="24"/>
            <w:szCs w:val="24"/>
          </w:rPr>
          <w:delText>1</w:delText>
        </w:r>
        <w:r w:rsidR="00B83F51" w:rsidDel="002F6CD4">
          <w:rPr>
            <w:rFonts w:eastAsiaTheme="minorHAnsi" w:hint="eastAsia"/>
            <w:color w:val="000000" w:themeColor="text1"/>
            <w:sz w:val="24"/>
            <w:szCs w:val="24"/>
          </w:rPr>
          <w:delText>7</w:delText>
        </w:r>
        <w:r w:rsidR="00A56A9C" w:rsidRPr="00EF0AA3" w:rsidDel="002F6CD4">
          <w:rPr>
            <w:rFonts w:eastAsiaTheme="minorHAnsi" w:hint="eastAsia"/>
            <w:color w:val="000000" w:themeColor="text1"/>
            <w:sz w:val="24"/>
            <w:szCs w:val="24"/>
          </w:rPr>
          <w:delText xml:space="preserve">) </w:delText>
        </w:r>
        <w:r w:rsidR="00A56A9C" w:rsidRPr="00EF0AA3" w:rsidDel="002F6CD4">
          <w:rPr>
            <w:rFonts w:eastAsiaTheme="minorHAnsi"/>
            <w:color w:val="000000" w:themeColor="text1"/>
            <w:sz w:val="24"/>
            <w:szCs w:val="24"/>
          </w:rPr>
          <w:delText xml:space="preserve">OA </w:delText>
        </w:r>
        <w:r w:rsidR="00A56A9C" w:rsidRPr="00EF0AA3" w:rsidDel="002F6CD4">
          <w:rPr>
            <w:rFonts w:eastAsiaTheme="minorHAnsi" w:hint="eastAsia"/>
            <w:color w:val="000000" w:themeColor="text1"/>
            <w:sz w:val="24"/>
            <w:szCs w:val="24"/>
          </w:rPr>
          <w:delText>및 인프라서비스</w:delText>
        </w:r>
      </w:del>
    </w:p>
    <w:p w14:paraId="4EC300CB" w14:textId="06C8E576" w:rsidR="00A56A9C" w:rsidRPr="00EF0AA3" w:rsidDel="002F6CD4" w:rsidRDefault="00A56A9C" w:rsidP="00A56A9C">
      <w:pPr>
        <w:snapToGrid w:val="0"/>
        <w:ind w:firstLineChars="200" w:firstLine="480"/>
        <w:rPr>
          <w:del w:id="401" w:author="ybcho2" w:date="2022-09-02T13:48:00Z"/>
          <w:color w:val="000000" w:themeColor="text1"/>
          <w:sz w:val="24"/>
        </w:rPr>
      </w:pPr>
      <w:del w:id="402" w:author="ybcho2" w:date="2022-09-02T13:48:00Z">
        <w:r w:rsidRPr="00EF0AA3" w:rsidDel="002F6CD4">
          <w:rPr>
            <w:color w:val="000000" w:themeColor="text1"/>
            <w:sz w:val="24"/>
          </w:rPr>
          <w:delText xml:space="preserve">- </w:delText>
        </w:r>
        <w:r w:rsidR="00F9083B" w:rsidDel="002F6CD4">
          <w:rPr>
            <w:rFonts w:hint="eastAsia"/>
            <w:color w:val="000000" w:themeColor="text1"/>
            <w:sz w:val="24"/>
          </w:rPr>
          <w:delText>본사 / 사외사무실(화성, 평택, 탕정, 이</w:delText>
        </w:r>
        <w:r w:rsidR="00B83F51" w:rsidDel="002F6CD4">
          <w:rPr>
            <w:rFonts w:hint="eastAsia"/>
            <w:color w:val="000000" w:themeColor="text1"/>
            <w:sz w:val="24"/>
          </w:rPr>
          <w:delText>천</w:delText>
        </w:r>
        <w:r w:rsidR="00F9083B" w:rsidDel="002F6CD4">
          <w:rPr>
            <w:rFonts w:hint="eastAsia"/>
            <w:color w:val="000000" w:themeColor="text1"/>
            <w:sz w:val="24"/>
          </w:rPr>
          <w:delText>) 월</w:delText>
        </w:r>
        <w:r w:rsidRPr="00EF0AA3" w:rsidDel="002F6CD4">
          <w:rPr>
            <w:color w:val="000000" w:themeColor="text1"/>
            <w:sz w:val="24"/>
          </w:rPr>
          <w:delText>1</w:delText>
        </w:r>
        <w:r w:rsidRPr="00EF0AA3" w:rsidDel="002F6CD4">
          <w:rPr>
            <w:rFonts w:hint="eastAsia"/>
            <w:color w:val="000000" w:themeColor="text1"/>
            <w:sz w:val="24"/>
          </w:rPr>
          <w:delText>회 방문 점검</w:delText>
        </w:r>
      </w:del>
    </w:p>
    <w:p w14:paraId="2A025B2B" w14:textId="4B857DEE" w:rsidR="00A56A9C" w:rsidRPr="00EF0AA3" w:rsidDel="002F6CD4" w:rsidRDefault="00A56A9C" w:rsidP="00A56A9C">
      <w:pPr>
        <w:snapToGrid w:val="0"/>
        <w:ind w:firstLineChars="200" w:firstLine="480"/>
        <w:rPr>
          <w:del w:id="403" w:author="ybcho2" w:date="2022-09-02T13:48:00Z"/>
          <w:rFonts w:eastAsiaTheme="minorHAnsi"/>
          <w:color w:val="000000" w:themeColor="text1"/>
          <w:sz w:val="24"/>
          <w:szCs w:val="24"/>
        </w:rPr>
      </w:pPr>
      <w:del w:id="404" w:author="ybcho2" w:date="2022-09-02T13:48:00Z">
        <w:r w:rsidRPr="00EF0AA3" w:rsidDel="002F6CD4">
          <w:rPr>
            <w:rFonts w:eastAsiaTheme="minorHAnsi" w:hint="eastAsia"/>
            <w:color w:val="000000" w:themeColor="text1"/>
            <w:sz w:val="24"/>
            <w:szCs w:val="24"/>
          </w:rPr>
          <w:delText>-</w:delText>
        </w:r>
        <w:r w:rsidRPr="00EF0AA3" w:rsidDel="002F6CD4">
          <w:rPr>
            <w:rFonts w:eastAsiaTheme="minorHAnsi"/>
            <w:color w:val="000000" w:themeColor="text1"/>
            <w:sz w:val="24"/>
            <w:szCs w:val="24"/>
          </w:rPr>
          <w:delText xml:space="preserve"> </w:delText>
        </w:r>
        <w:r w:rsidR="00F9083B" w:rsidDel="002F6CD4">
          <w:rPr>
            <w:rFonts w:eastAsiaTheme="minorHAnsi" w:hint="eastAsia"/>
            <w:color w:val="000000" w:themeColor="text1"/>
            <w:sz w:val="24"/>
            <w:szCs w:val="24"/>
          </w:rPr>
          <w:delText>국내출장비는 계약금에 포함함</w:delText>
        </w:r>
      </w:del>
    </w:p>
    <w:p w14:paraId="377037EB" w14:textId="69ACB990" w:rsidR="00A56A9C" w:rsidDel="002F6CD4" w:rsidRDefault="00B83F51" w:rsidP="006C20AE">
      <w:pPr>
        <w:ind w:firstLine="240"/>
        <w:rPr>
          <w:ins w:id="405" w:author="ybcho" w:date="2022-03-30T11:00:00Z"/>
          <w:del w:id="406" w:author="ybcho2" w:date="2022-09-02T13:48:00Z"/>
          <w:rFonts w:eastAsiaTheme="minorHAnsi"/>
          <w:sz w:val="24"/>
          <w:szCs w:val="24"/>
        </w:rPr>
      </w:pPr>
      <w:del w:id="407" w:author="ybcho2" w:date="2022-09-02T13:48:00Z">
        <w:r w:rsidDel="002F6CD4">
          <w:rPr>
            <w:rFonts w:eastAsiaTheme="minorHAnsi" w:hint="eastAsia"/>
            <w:sz w:val="24"/>
            <w:szCs w:val="24"/>
          </w:rPr>
          <w:delText>18) 시스템 운영에 필요한 DBMS 운영 업무</w:delText>
        </w:r>
      </w:del>
    </w:p>
    <w:p w14:paraId="01A9C6A3" w14:textId="35089D63" w:rsidR="00DF02A3" w:rsidRPr="00B228CC" w:rsidDel="002F6CD4" w:rsidRDefault="00DF02A3" w:rsidP="006C20AE">
      <w:pPr>
        <w:ind w:firstLine="240"/>
        <w:rPr>
          <w:del w:id="408" w:author="ybcho2" w:date="2022-09-02T13:48:00Z"/>
          <w:rFonts w:eastAsiaTheme="minorHAnsi"/>
          <w:sz w:val="24"/>
          <w:szCs w:val="24"/>
        </w:rPr>
      </w:pPr>
      <w:ins w:id="409" w:author="ybcho" w:date="2022-03-30T11:00:00Z">
        <w:del w:id="410" w:author="ybcho2" w:date="2022-09-02T13:48:00Z">
          <w:r w:rsidDel="002F6CD4">
            <w:rPr>
              <w:rFonts w:eastAsiaTheme="minorHAnsi" w:hint="eastAsia"/>
              <w:sz w:val="24"/>
              <w:szCs w:val="24"/>
            </w:rPr>
            <w:delText xml:space="preserve">19) 고감 </w:delText>
          </w:r>
          <w:r w:rsidDel="002F6CD4">
            <w:rPr>
              <w:rFonts w:eastAsiaTheme="minorHAnsi"/>
              <w:sz w:val="24"/>
              <w:szCs w:val="24"/>
            </w:rPr>
            <w:delText xml:space="preserve">SOP </w:delText>
          </w:r>
          <w:r w:rsidDel="002F6CD4">
            <w:rPr>
              <w:rFonts w:eastAsiaTheme="minorHAnsi" w:hint="eastAsia"/>
              <w:sz w:val="24"/>
              <w:szCs w:val="24"/>
            </w:rPr>
            <w:delText>태블릿 및 패트롤 시스템 운영</w:delText>
          </w:r>
        </w:del>
      </w:ins>
    </w:p>
    <w:p w14:paraId="671E0E28" w14:textId="335F1A0D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t>4</w:t>
      </w:r>
      <w:r>
        <w:rPr>
          <w:rFonts w:eastAsiaTheme="minorHAnsi"/>
          <w:sz w:val="24"/>
          <w:szCs w:val="24"/>
        </w:rPr>
        <w:t>.</w:t>
      </w:r>
      <w:r w:rsidRPr="00B228CC">
        <w:rPr>
          <w:rFonts w:eastAsiaTheme="minorHAnsi"/>
          <w:sz w:val="24"/>
          <w:szCs w:val="24"/>
        </w:rPr>
        <w:t xml:space="preserve"> (재</w:t>
      </w:r>
      <w:ins w:id="411" w:author="yrbae" w:date="2022-03-15T08:58:00Z">
        <w:r w:rsidR="00DF65EE">
          <w:rPr>
            <w:rFonts w:eastAsiaTheme="minorHAnsi" w:hint="eastAsia"/>
            <w:sz w:val="24"/>
            <w:szCs w:val="24"/>
          </w:rPr>
          <w:t xml:space="preserve"> </w:t>
        </w:r>
      </w:ins>
      <w:r w:rsidRPr="00B228CC">
        <w:rPr>
          <w:rFonts w:eastAsiaTheme="minorHAnsi"/>
          <w:sz w:val="24"/>
          <w:szCs w:val="24"/>
        </w:rPr>
        <w:t>위탁 제한)</w:t>
      </w:r>
    </w:p>
    <w:p w14:paraId="071201EE" w14:textId="5C2F5882" w:rsidR="006C20AE" w:rsidRDefault="006C20AE">
      <w:pPr>
        <w:ind w:firstLine="240"/>
        <w:rPr>
          <w:ins w:id="412" w:author="yrbae" w:date="2022-03-15T09:01:00Z"/>
          <w:rFonts w:eastAsiaTheme="minorHAnsi"/>
          <w:sz w:val="24"/>
          <w:szCs w:val="24"/>
        </w:rPr>
        <w:pPrChange w:id="413" w:author="yrbae" w:date="2022-03-15T09:01:00Z">
          <w:pPr/>
        </w:pPrChange>
      </w:pPr>
      <w:del w:id="414" w:author="yrbae" w:date="2022-03-15T09:01:00Z">
        <w:r w:rsidRPr="00B228CC" w:rsidDel="00370189">
          <w:rPr>
            <w:rFonts w:eastAsiaTheme="minorHAnsi"/>
            <w:sz w:val="24"/>
            <w:szCs w:val="24"/>
          </w:rPr>
          <w:delText xml:space="preserve">  </w:delText>
        </w:r>
      </w:del>
      <w:r w:rsidRPr="00B228CC">
        <w:rPr>
          <w:rFonts w:eastAsiaTheme="minorHAnsi"/>
          <w:sz w:val="24"/>
          <w:szCs w:val="24"/>
        </w:rPr>
        <w:t>① “을”은 “갑”의 사전 승낙을 얻은 경우를 제외하고 “갑”과의 계약상의 권리와 의무의 전부 또는 일부를 제3자에게 양도하거나 재</w:t>
      </w:r>
      <w:ins w:id="415" w:author="yrbae" w:date="2022-03-15T08:58:00Z">
        <w:r w:rsidR="00DF65EE">
          <w:rPr>
            <w:rFonts w:eastAsiaTheme="minorHAnsi" w:hint="eastAsia"/>
            <w:sz w:val="24"/>
            <w:szCs w:val="24"/>
          </w:rPr>
          <w:t xml:space="preserve"> </w:t>
        </w:r>
      </w:ins>
      <w:proofErr w:type="gramStart"/>
      <w:r w:rsidRPr="00B228CC">
        <w:rPr>
          <w:rFonts w:eastAsiaTheme="minorHAnsi"/>
          <w:sz w:val="24"/>
          <w:szCs w:val="24"/>
        </w:rPr>
        <w:t>위탁</w:t>
      </w:r>
      <w:r w:rsidR="00304052">
        <w:rPr>
          <w:rFonts w:eastAsiaTheme="minorHAnsi" w:hint="eastAsia"/>
          <w:sz w:val="24"/>
          <w:szCs w:val="24"/>
        </w:rPr>
        <w:t xml:space="preserve"> </w:t>
      </w:r>
      <w:r w:rsidRPr="00B228CC">
        <w:rPr>
          <w:rFonts w:eastAsiaTheme="minorHAnsi"/>
          <w:sz w:val="24"/>
          <w:szCs w:val="24"/>
        </w:rPr>
        <w:t>할</w:t>
      </w:r>
      <w:proofErr w:type="gramEnd"/>
      <w:r w:rsidRPr="00B228CC">
        <w:rPr>
          <w:rFonts w:eastAsiaTheme="minorHAnsi"/>
          <w:sz w:val="24"/>
          <w:szCs w:val="24"/>
        </w:rPr>
        <w:t xml:space="preserve"> 수 없다.</w:t>
      </w:r>
    </w:p>
    <w:tbl>
      <w:tblPr>
        <w:tblStyle w:val="a3"/>
        <w:tblW w:w="0" w:type="auto"/>
        <w:tblInd w:w="421" w:type="dxa"/>
        <w:tblLook w:val="04A0" w:firstRow="1" w:lastRow="0" w:firstColumn="1" w:lastColumn="0" w:noHBand="0" w:noVBand="1"/>
        <w:tblPrChange w:id="416" w:author="yrbae" w:date="2022-03-15T09:01:00Z">
          <w:tblPr>
            <w:tblStyle w:val="a3"/>
            <w:tblW w:w="0" w:type="auto"/>
            <w:tblInd w:w="421" w:type="dxa"/>
            <w:tblLook w:val="04A0" w:firstRow="1" w:lastRow="0" w:firstColumn="1" w:lastColumn="0" w:noHBand="0" w:noVBand="1"/>
          </w:tblPr>
        </w:tblPrChange>
      </w:tblPr>
      <w:tblGrid>
        <w:gridCol w:w="1842"/>
        <w:gridCol w:w="6753"/>
        <w:tblGridChange w:id="417">
          <w:tblGrid>
            <w:gridCol w:w="1842"/>
            <w:gridCol w:w="6753"/>
          </w:tblGrid>
        </w:tblGridChange>
      </w:tblGrid>
      <w:tr w:rsidR="00370189" w14:paraId="3A731D6C" w14:textId="77777777" w:rsidTr="00370189">
        <w:trPr>
          <w:trHeight w:val="432"/>
          <w:ins w:id="418" w:author="yrbae" w:date="2022-03-15T09:01:00Z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419" w:author="yrbae" w:date="2022-03-15T09:01:00Z">
              <w:tcPr>
                <w:tcW w:w="184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3ADC35F8" w14:textId="77777777" w:rsidR="00370189" w:rsidRDefault="00370189">
            <w:pPr>
              <w:jc w:val="center"/>
              <w:rPr>
                <w:ins w:id="420" w:author="yrbae" w:date="2022-03-15T09:01:00Z"/>
                <w:sz w:val="22"/>
              </w:rPr>
            </w:pPr>
            <w:ins w:id="421" w:author="yrbae" w:date="2022-03-15T09:01:00Z">
              <w:r>
                <w:rPr>
                  <w:rFonts w:hint="eastAsia"/>
                  <w:sz w:val="22"/>
                </w:rPr>
                <w:t>재 위탁 업무</w:t>
              </w:r>
            </w:ins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422" w:author="yrbae" w:date="2022-03-15T09:01:00Z">
              <w:tcPr>
                <w:tcW w:w="675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1FC4626E" w14:textId="61815DEC" w:rsidR="00370189" w:rsidDel="002F6CD4" w:rsidRDefault="00370189">
            <w:pPr>
              <w:jc w:val="both"/>
              <w:rPr>
                <w:ins w:id="423" w:author="ybcho" w:date="2022-03-30T10:43:00Z"/>
                <w:del w:id="424" w:author="ybcho2" w:date="2022-09-02T13:48:00Z"/>
                <w:color w:val="000000" w:themeColor="text1"/>
                <w:sz w:val="22"/>
              </w:rPr>
              <w:pPrChange w:id="425" w:author="yrbae" w:date="2022-03-15T09:01:00Z">
                <w:pPr/>
              </w:pPrChange>
            </w:pPr>
            <w:ins w:id="426" w:author="yrbae" w:date="2022-03-15T09:01:00Z">
              <w:del w:id="427" w:author="ybcho2" w:date="2022-09-02T13:48:00Z">
                <w:r w:rsidDel="002F6CD4">
                  <w:rPr>
                    <w:rFonts w:hint="eastAsia"/>
                    <w:color w:val="000000" w:themeColor="text1"/>
                    <w:sz w:val="22"/>
                  </w:rPr>
                  <w:delText>ERP, 경비처리시스템, 그룹웨어 유지보수, 보안시스템 유지보수</w:delText>
                </w:r>
              </w:del>
            </w:ins>
            <w:ins w:id="428" w:author="ybcho" w:date="2022-03-30T10:43:00Z">
              <w:del w:id="429" w:author="ybcho2" w:date="2022-09-02T13:48:00Z">
                <w:r w:rsidR="000D72ED" w:rsidDel="002F6CD4">
                  <w:rPr>
                    <w:rFonts w:hint="eastAsia"/>
                    <w:color w:val="000000" w:themeColor="text1"/>
                    <w:sz w:val="22"/>
                  </w:rPr>
                  <w:delText>,</w:delText>
                </w:r>
              </w:del>
            </w:ins>
          </w:p>
          <w:p w14:paraId="2D0F2E61" w14:textId="5DC6C6C6" w:rsidR="000D72ED" w:rsidRDefault="000D72ED">
            <w:pPr>
              <w:jc w:val="both"/>
              <w:rPr>
                <w:ins w:id="430" w:author="yrbae" w:date="2022-03-15T09:01:00Z"/>
                <w:sz w:val="22"/>
              </w:rPr>
              <w:pPrChange w:id="431" w:author="yrbae" w:date="2022-03-15T09:01:00Z">
                <w:pPr/>
              </w:pPrChange>
            </w:pPr>
            <w:ins w:id="432" w:author="ybcho" w:date="2022-03-30T10:43:00Z">
              <w:del w:id="433" w:author="ybcho2" w:date="2022-09-02T13:48:00Z">
                <w:r w:rsidDel="002F6CD4">
                  <w:rPr>
                    <w:color w:val="000000" w:themeColor="text1"/>
                    <w:sz w:val="22"/>
                  </w:rPr>
                  <w:delText xml:space="preserve">PLM </w:delText>
                </w:r>
                <w:r w:rsidDel="002F6CD4">
                  <w:rPr>
                    <w:rFonts w:hint="eastAsia"/>
                    <w:color w:val="000000" w:themeColor="text1"/>
                    <w:sz w:val="22"/>
                  </w:rPr>
                  <w:delText>유지보수,</w:delText>
                </w:r>
                <w:r w:rsidDel="002F6CD4">
                  <w:rPr>
                    <w:color w:val="000000" w:themeColor="text1"/>
                    <w:sz w:val="22"/>
                  </w:rPr>
                  <w:delText xml:space="preserve"> </w:delText>
                </w:r>
                <w:r w:rsidDel="002F6CD4">
                  <w:rPr>
                    <w:rFonts w:hint="eastAsia"/>
                    <w:color w:val="000000" w:themeColor="text1"/>
                    <w:sz w:val="22"/>
                  </w:rPr>
                  <w:delText>하이보미 웹시스템 유지보수</w:delText>
                </w:r>
              </w:del>
            </w:ins>
            <w:ins w:id="434" w:author="ybcho2" w:date="2022-09-02T13:48:00Z">
              <w:r w:rsidR="002F6CD4">
                <w:rPr>
                  <w:rFonts w:hint="eastAsia"/>
                  <w:color w:val="000000" w:themeColor="text1"/>
                  <w:sz w:val="22"/>
                </w:rPr>
                <w:t>없음</w:t>
              </w:r>
            </w:ins>
          </w:p>
        </w:tc>
      </w:tr>
    </w:tbl>
    <w:p w14:paraId="1290E860" w14:textId="4C00DBF2" w:rsidR="00370189" w:rsidRPr="00370189" w:rsidRDefault="00370189">
      <w:pPr>
        <w:ind w:firstLine="240"/>
        <w:rPr>
          <w:rFonts w:eastAsiaTheme="minorHAnsi"/>
          <w:sz w:val="24"/>
          <w:szCs w:val="24"/>
        </w:rPr>
        <w:pPrChange w:id="435" w:author="yrbae" w:date="2022-03-15T09:01:00Z">
          <w:pPr/>
        </w:pPrChange>
      </w:pPr>
    </w:p>
    <w:p w14:paraId="0D72CD41" w14:textId="77777777" w:rsidR="006C20AE" w:rsidRDefault="006C20AE" w:rsidP="006C20AE">
      <w:pPr>
        <w:ind w:firstLine="240"/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t>② “을”이 다른 제3의 회사와 위탁계약을 할 경우에는 “을”은 해당 사실을 계약 체결 7일 이전에 “갑”에게 통보하고 사전동의를 득하여야 한다.</w:t>
      </w:r>
    </w:p>
    <w:p w14:paraId="0838F69B" w14:textId="77777777" w:rsidR="006C20AE" w:rsidRPr="00B228CC" w:rsidRDefault="006C20AE" w:rsidP="006C20AE">
      <w:pPr>
        <w:ind w:firstLine="240"/>
        <w:rPr>
          <w:rFonts w:eastAsiaTheme="minorHAnsi"/>
          <w:sz w:val="24"/>
          <w:szCs w:val="24"/>
        </w:rPr>
      </w:pPr>
    </w:p>
    <w:p w14:paraId="0C59506F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t>5</w:t>
      </w:r>
      <w:r>
        <w:rPr>
          <w:rFonts w:eastAsiaTheme="minorHAnsi"/>
          <w:sz w:val="24"/>
          <w:szCs w:val="24"/>
        </w:rPr>
        <w:t>.</w:t>
      </w:r>
      <w:r w:rsidRPr="00B228CC">
        <w:rPr>
          <w:rFonts w:eastAsiaTheme="minorHAnsi"/>
          <w:sz w:val="24"/>
          <w:szCs w:val="24"/>
        </w:rPr>
        <w:t xml:space="preserve"> (개인정보의 안전성 확보조치)</w:t>
      </w:r>
    </w:p>
    <w:p w14:paraId="596F67AC" w14:textId="77777777" w:rsidR="006C20AE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 w:hint="eastAsia"/>
          <w:sz w:val="24"/>
          <w:szCs w:val="24"/>
        </w:rPr>
        <w:t>“</w:t>
      </w:r>
      <w:proofErr w:type="spellStart"/>
      <w:r w:rsidRPr="00B228CC">
        <w:rPr>
          <w:rFonts w:eastAsiaTheme="minorHAnsi" w:hint="eastAsia"/>
          <w:sz w:val="24"/>
          <w:szCs w:val="24"/>
        </w:rPr>
        <w:t>을”은「개인정보</w:t>
      </w:r>
      <w:proofErr w:type="spellEnd"/>
      <w:r w:rsidRPr="00B228CC">
        <w:rPr>
          <w:rFonts w:eastAsiaTheme="minorHAnsi"/>
          <w:sz w:val="24"/>
          <w:szCs w:val="24"/>
        </w:rPr>
        <w:t xml:space="preserve"> </w:t>
      </w:r>
      <w:proofErr w:type="spellStart"/>
      <w:r w:rsidRPr="00B228CC">
        <w:rPr>
          <w:rFonts w:eastAsiaTheme="minorHAnsi"/>
          <w:sz w:val="24"/>
          <w:szCs w:val="24"/>
        </w:rPr>
        <w:t>보호법」제</w:t>
      </w:r>
      <w:proofErr w:type="spellEnd"/>
      <w:r w:rsidRPr="00B228CC">
        <w:rPr>
          <w:rFonts w:eastAsiaTheme="minorHAnsi"/>
          <w:sz w:val="24"/>
          <w:szCs w:val="24"/>
        </w:rPr>
        <w:t>23조제2항 및 제24조제3항 및 제29조, 같은 법 시행령 제21조 및 제30조, 「개인정보의 안전성 확보조치 기준」(행정자치부 고시 제2017-1호)에 따라 개인정보의 안전성 확보에 필요한 관리적</w:t>
      </w:r>
      <w:r w:rsidRPr="00B228CC">
        <w:rPr>
          <w:rFonts w:ascii="MS Gothic" w:eastAsiaTheme="minorHAnsi" w:hAnsi="MS Gothic" w:cs="MS Gothic"/>
          <w:sz w:val="24"/>
          <w:szCs w:val="24"/>
        </w:rPr>
        <w:t>․</w:t>
      </w:r>
      <w:r w:rsidRPr="00B228CC">
        <w:rPr>
          <w:rFonts w:eastAsiaTheme="minorHAnsi"/>
          <w:sz w:val="24"/>
          <w:szCs w:val="24"/>
        </w:rPr>
        <w:t>기술적 조치를 취하여야 한다.</w:t>
      </w:r>
    </w:p>
    <w:p w14:paraId="21E917EA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</w:p>
    <w:p w14:paraId="06472B1A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t>6</w:t>
      </w:r>
      <w:r>
        <w:rPr>
          <w:rFonts w:eastAsiaTheme="minorHAnsi"/>
          <w:sz w:val="24"/>
          <w:szCs w:val="24"/>
        </w:rPr>
        <w:t>.</w:t>
      </w:r>
      <w:r w:rsidRPr="00B228CC">
        <w:rPr>
          <w:rFonts w:eastAsiaTheme="minorHAnsi"/>
          <w:sz w:val="24"/>
          <w:szCs w:val="24"/>
        </w:rPr>
        <w:t xml:space="preserve"> (개인정보의 처리제한)</w:t>
      </w:r>
    </w:p>
    <w:p w14:paraId="734D35AC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t xml:space="preserve">  ① “을”은 기본계약의 계약기간은 물론 계약 종료 후에도 위탁업무 수행 목적 범위를 넘어 개인정보를 이용하거나 이를 제3자에게 제공 또는 누설하여서는 안 된다.</w:t>
      </w:r>
    </w:p>
    <w:p w14:paraId="7410EE48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t xml:space="preserve">  ② “을”은 기본계약이 해지되거나 또는 계약기간이 만료된 경우 위탁업무와 관련하여 보유하고 있는 개인정보를 「개인정보 </w:t>
      </w:r>
      <w:proofErr w:type="spellStart"/>
      <w:r w:rsidRPr="00B228CC">
        <w:rPr>
          <w:rFonts w:eastAsiaTheme="minorHAnsi"/>
          <w:sz w:val="24"/>
          <w:szCs w:val="24"/>
        </w:rPr>
        <w:t>보호법」시행령</w:t>
      </w:r>
      <w:proofErr w:type="spellEnd"/>
      <w:r w:rsidRPr="00B228CC">
        <w:rPr>
          <w:rFonts w:eastAsiaTheme="minorHAnsi"/>
          <w:sz w:val="24"/>
          <w:szCs w:val="24"/>
        </w:rPr>
        <w:t xml:space="preserve"> 제16조 </w:t>
      </w:r>
      <w:proofErr w:type="spellStart"/>
      <w:r w:rsidRPr="00B228CC">
        <w:rPr>
          <w:rFonts w:eastAsiaTheme="minorHAnsi"/>
          <w:sz w:val="24"/>
          <w:szCs w:val="24"/>
        </w:rPr>
        <w:t>및「개인정보의</w:t>
      </w:r>
      <w:proofErr w:type="spellEnd"/>
      <w:r w:rsidRPr="00B228CC">
        <w:rPr>
          <w:rFonts w:eastAsiaTheme="minorHAnsi"/>
          <w:sz w:val="24"/>
          <w:szCs w:val="24"/>
        </w:rPr>
        <w:t xml:space="preserve"> 안전성 확보조치 기준」(행정자치부 고시 제2017-1호)에 따라 즉시 파기하거나 “갑”에게 반납하여야 한다.  </w:t>
      </w:r>
    </w:p>
    <w:p w14:paraId="48924873" w14:textId="2B619E13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lastRenderedPageBreak/>
        <w:t xml:space="preserve">  ③ 제2항에 따라 “을”이 개인정보를 파기한 경우 지체</w:t>
      </w:r>
      <w:ins w:id="436" w:author="yrbae" w:date="2022-03-15T08:51:00Z">
        <w:r w:rsidR="007272ED">
          <w:rPr>
            <w:rFonts w:eastAsiaTheme="minorHAnsi" w:hint="eastAsia"/>
            <w:sz w:val="24"/>
            <w:szCs w:val="24"/>
          </w:rPr>
          <w:t xml:space="preserve"> </w:t>
        </w:r>
      </w:ins>
      <w:r w:rsidRPr="00B228CC">
        <w:rPr>
          <w:rFonts w:eastAsiaTheme="minorHAnsi"/>
          <w:sz w:val="24"/>
          <w:szCs w:val="24"/>
        </w:rPr>
        <w:t>없이 “갑”에게 그 결과를 통보하여야 한다.</w:t>
      </w:r>
    </w:p>
    <w:p w14:paraId="2EF24D34" w14:textId="77777777" w:rsidR="006C20AE" w:rsidRDefault="006C20AE" w:rsidP="006C20AE">
      <w:pPr>
        <w:rPr>
          <w:rFonts w:eastAsiaTheme="minorHAnsi"/>
          <w:sz w:val="24"/>
          <w:szCs w:val="24"/>
        </w:rPr>
      </w:pPr>
    </w:p>
    <w:p w14:paraId="604709DC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t>7</w:t>
      </w:r>
      <w:r>
        <w:rPr>
          <w:rFonts w:eastAsiaTheme="minorHAnsi"/>
          <w:sz w:val="24"/>
          <w:szCs w:val="24"/>
        </w:rPr>
        <w:t>.</w:t>
      </w:r>
      <w:r w:rsidRPr="00B228CC">
        <w:rPr>
          <w:rFonts w:eastAsiaTheme="minorHAnsi"/>
          <w:sz w:val="24"/>
          <w:szCs w:val="24"/>
        </w:rPr>
        <w:t xml:space="preserve"> (수탁자에 대한 관리·감독 등)</w:t>
      </w:r>
    </w:p>
    <w:p w14:paraId="20522B72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t xml:space="preserve">  ① “갑”은 “을”에 대하여 다음 각 호의 사항을 감독할 수 있으며, “을”은 특별한 사유가 없는 한 이에 응하여야 한다.</w:t>
      </w:r>
    </w:p>
    <w:p w14:paraId="0B5964D2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   1)</w:t>
      </w:r>
      <w:r w:rsidRPr="00B228CC">
        <w:rPr>
          <w:rFonts w:eastAsiaTheme="minorHAnsi"/>
          <w:sz w:val="24"/>
          <w:szCs w:val="24"/>
        </w:rPr>
        <w:t xml:space="preserve"> 개인정보의 처리 현황</w:t>
      </w:r>
    </w:p>
    <w:p w14:paraId="7F7D8CCC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   2)</w:t>
      </w:r>
      <w:r w:rsidRPr="00B228CC">
        <w:rPr>
          <w:rFonts w:eastAsiaTheme="minorHAnsi"/>
          <w:sz w:val="24"/>
          <w:szCs w:val="24"/>
        </w:rPr>
        <w:t xml:space="preserve"> 개인정보의 접근 또는 접속현황</w:t>
      </w:r>
    </w:p>
    <w:p w14:paraId="0E8F7D60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   3)</w:t>
      </w:r>
      <w:r w:rsidRPr="00B228CC">
        <w:rPr>
          <w:rFonts w:eastAsiaTheme="minorHAnsi"/>
          <w:sz w:val="24"/>
          <w:szCs w:val="24"/>
        </w:rPr>
        <w:t xml:space="preserve"> 개인정보 접근 또는 접속 대상자</w:t>
      </w:r>
    </w:p>
    <w:p w14:paraId="31C98ABE" w14:textId="10ED6B6A" w:rsidR="006C20AE" w:rsidRPr="00B228CC" w:rsidRDefault="006C20AE" w:rsidP="006C20AE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   4)</w:t>
      </w:r>
      <w:r w:rsidRPr="00B228CC">
        <w:rPr>
          <w:rFonts w:eastAsiaTheme="minorHAnsi"/>
          <w:sz w:val="24"/>
          <w:szCs w:val="24"/>
        </w:rPr>
        <w:t xml:space="preserve"> 목적</w:t>
      </w:r>
      <w:ins w:id="437" w:author="yrbae" w:date="2022-03-15T08:51:00Z">
        <w:r w:rsidR="007272ED">
          <w:rPr>
            <w:rFonts w:eastAsiaTheme="minorHAnsi" w:hint="eastAsia"/>
            <w:sz w:val="24"/>
            <w:szCs w:val="24"/>
          </w:rPr>
          <w:t xml:space="preserve"> </w:t>
        </w:r>
      </w:ins>
      <w:r w:rsidRPr="00B228CC">
        <w:rPr>
          <w:rFonts w:eastAsiaTheme="minorHAnsi"/>
          <w:sz w:val="24"/>
          <w:szCs w:val="24"/>
        </w:rPr>
        <w:t>외 이용</w:t>
      </w:r>
      <w:r w:rsidRPr="00B228CC">
        <w:rPr>
          <w:rFonts w:ascii="MS Gothic" w:eastAsiaTheme="minorHAnsi" w:hAnsi="MS Gothic" w:cs="MS Gothic"/>
          <w:sz w:val="24"/>
          <w:szCs w:val="24"/>
        </w:rPr>
        <w:t>․</w:t>
      </w:r>
      <w:r w:rsidRPr="00B228CC">
        <w:rPr>
          <w:rFonts w:eastAsiaTheme="minorHAnsi"/>
          <w:sz w:val="24"/>
          <w:szCs w:val="24"/>
        </w:rPr>
        <w:t>제공 및 재</w:t>
      </w:r>
      <w:ins w:id="438" w:author="yrbae" w:date="2022-03-15T08:58:00Z">
        <w:r w:rsidR="00DF65EE">
          <w:rPr>
            <w:rFonts w:eastAsiaTheme="minorHAnsi" w:hint="eastAsia"/>
            <w:sz w:val="24"/>
            <w:szCs w:val="24"/>
          </w:rPr>
          <w:t xml:space="preserve"> </w:t>
        </w:r>
      </w:ins>
      <w:r w:rsidRPr="00B228CC">
        <w:rPr>
          <w:rFonts w:eastAsiaTheme="minorHAnsi"/>
          <w:sz w:val="24"/>
          <w:szCs w:val="24"/>
        </w:rPr>
        <w:t>위탁 금지 준수여부</w:t>
      </w:r>
    </w:p>
    <w:p w14:paraId="1BDC5DB6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   5)</w:t>
      </w:r>
      <w:r w:rsidRPr="00B228CC">
        <w:rPr>
          <w:rFonts w:eastAsiaTheme="minorHAnsi"/>
          <w:sz w:val="24"/>
          <w:szCs w:val="24"/>
        </w:rPr>
        <w:t xml:space="preserve"> 암호화 등 안전성 확보조치 이행여부</w:t>
      </w:r>
    </w:p>
    <w:p w14:paraId="7003DBEB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   6)</w:t>
      </w:r>
      <w:r w:rsidRPr="00B228CC">
        <w:rPr>
          <w:rFonts w:eastAsiaTheme="minorHAnsi"/>
          <w:sz w:val="24"/>
          <w:szCs w:val="24"/>
        </w:rPr>
        <w:t xml:space="preserve"> 그 밖에 개인정보의 보호를 위하여 필요한 사항</w:t>
      </w:r>
    </w:p>
    <w:p w14:paraId="5F18A72D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t xml:space="preserve">  ② “갑”은 “을”에 대하여 제1항 각 호의 사항에 대한 실태를 점검하여 시정을 요구할 수 있으며, “을”은 특별한 사유가 없는 한 이행하여야 한다.</w:t>
      </w:r>
    </w:p>
    <w:p w14:paraId="4FD25D43" w14:textId="0216551C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t xml:space="preserve">  ③ “갑”은 처리위탁으로 인하여 정보주체의 개인정보가 분실·도난·유출·변조 또는 훼손되지 아니하도록 1년에 </w:t>
      </w:r>
      <w:r w:rsidR="00304052">
        <w:rPr>
          <w:rFonts w:eastAsiaTheme="minorHAnsi" w:hint="eastAsia"/>
          <w:sz w:val="24"/>
          <w:szCs w:val="24"/>
        </w:rPr>
        <w:t>1</w:t>
      </w:r>
      <w:r w:rsidRPr="00B228CC">
        <w:rPr>
          <w:rFonts w:eastAsiaTheme="minorHAnsi"/>
          <w:sz w:val="24"/>
          <w:szCs w:val="24"/>
        </w:rPr>
        <w:t>회 “을”</w:t>
      </w:r>
      <w:proofErr w:type="spellStart"/>
      <w:r w:rsidRPr="00B228CC">
        <w:rPr>
          <w:rFonts w:eastAsiaTheme="minorHAnsi"/>
          <w:sz w:val="24"/>
          <w:szCs w:val="24"/>
        </w:rPr>
        <w:t>을</w:t>
      </w:r>
      <w:proofErr w:type="spellEnd"/>
      <w:r w:rsidRPr="00B228CC">
        <w:rPr>
          <w:rFonts w:eastAsiaTheme="minorHAnsi"/>
          <w:sz w:val="24"/>
          <w:szCs w:val="24"/>
        </w:rPr>
        <w:t xml:space="preserve"> 교육할 수 있으며, “을”은 이에 응하여야 한다.</w:t>
      </w:r>
    </w:p>
    <w:p w14:paraId="5450AD1A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t xml:space="preserve">  ④ 제1항에 따른 교육의 시기와 방법 등에 대해서는 “갑”은 “을”과 협의하여 시행한다.</w:t>
      </w:r>
    </w:p>
    <w:p w14:paraId="360DAF83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</w:p>
    <w:p w14:paraId="4613121A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t>8</w:t>
      </w:r>
      <w:r>
        <w:rPr>
          <w:rFonts w:eastAsiaTheme="minorHAnsi"/>
          <w:sz w:val="24"/>
          <w:szCs w:val="24"/>
        </w:rPr>
        <w:t>.</w:t>
      </w:r>
      <w:r w:rsidRPr="00B228CC">
        <w:rPr>
          <w:rFonts w:eastAsiaTheme="minorHAnsi"/>
          <w:sz w:val="24"/>
          <w:szCs w:val="24"/>
        </w:rPr>
        <w:t xml:space="preserve"> (손해배상)</w:t>
      </w:r>
    </w:p>
    <w:p w14:paraId="64AA3D4B" w14:textId="7F3E7880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t xml:space="preserve">  ① “을” 또는 “을”의 임직원 기타 “을”의 수탁자가 이 계약에 의하여 위탁 또는 재</w:t>
      </w:r>
      <w:ins w:id="439" w:author="yrbae" w:date="2022-03-15T08:58:00Z">
        <w:r w:rsidR="00DF65EE">
          <w:rPr>
            <w:rFonts w:eastAsiaTheme="minorHAnsi" w:hint="eastAsia"/>
            <w:sz w:val="24"/>
            <w:szCs w:val="24"/>
          </w:rPr>
          <w:t xml:space="preserve"> </w:t>
        </w:r>
      </w:ins>
      <w:r w:rsidRPr="00B228CC">
        <w:rPr>
          <w:rFonts w:eastAsiaTheme="minorHAnsi"/>
          <w:sz w:val="24"/>
          <w:szCs w:val="24"/>
        </w:rPr>
        <w:t>위탁 받은 업무를 수행함에 있어 본 계약에 따른 의무를 위반하거나 “을” 또는 “을”의 임직원 기타 “을”의 수탁자의 귀책사유로 인하여 이 계약이 해지되어 “갑” 또는 개인정보주체 기타 제3자에게 손해가 발생한 경우 “을”은 그 손해를 배상하여야 한다.</w:t>
      </w:r>
    </w:p>
    <w:p w14:paraId="71FE5BE1" w14:textId="77777777" w:rsidR="006C20AE" w:rsidRPr="00B228CC" w:rsidRDefault="006C20AE" w:rsidP="006C20AE">
      <w:pPr>
        <w:rPr>
          <w:rFonts w:eastAsiaTheme="minorHAnsi"/>
          <w:sz w:val="24"/>
          <w:szCs w:val="24"/>
        </w:rPr>
      </w:pPr>
      <w:r w:rsidRPr="00B228CC">
        <w:rPr>
          <w:rFonts w:eastAsiaTheme="minorHAnsi"/>
          <w:sz w:val="24"/>
          <w:szCs w:val="24"/>
        </w:rPr>
        <w:t xml:space="preserve">  ② 제1항과 관련하여 개인정보주체 기타 제3자에게 발생한 손해에 대하여 “갑”이 전부 또는 일부를 배상한 때에는 “갑”은 이를 “을”에게 구상할 수 있다.</w:t>
      </w:r>
    </w:p>
    <w:p w14:paraId="4617CDAF" w14:textId="77777777" w:rsidR="006C20AE" w:rsidRDefault="006C20AE" w:rsidP="00C95AD3">
      <w:pPr>
        <w:rPr>
          <w:ins w:id="440" w:author="강석남 부장" w:date="2024-04-03T10:42:00Z"/>
          <w:rFonts w:eastAsiaTheme="minorHAnsi"/>
          <w:sz w:val="24"/>
          <w:szCs w:val="24"/>
        </w:rPr>
      </w:pPr>
    </w:p>
    <w:p w14:paraId="6140CC66" w14:textId="77777777" w:rsidR="00577DB5" w:rsidRPr="006C20AE" w:rsidRDefault="00577DB5" w:rsidP="00C95AD3">
      <w:pPr>
        <w:rPr>
          <w:rFonts w:eastAsiaTheme="minorHAnsi"/>
          <w:sz w:val="24"/>
          <w:szCs w:val="24"/>
        </w:rPr>
      </w:pPr>
    </w:p>
    <w:p w14:paraId="1A3A91A9" w14:textId="77777777" w:rsidR="00C95AD3" w:rsidRPr="004D7B50" w:rsidRDefault="00C95AD3" w:rsidP="00C95AD3">
      <w:pPr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</w:t>
      </w:r>
      <w:r w:rsidR="00A14712">
        <w:rPr>
          <w:rFonts w:eastAsiaTheme="minorHAnsi" w:hint="eastAsia"/>
          <w:b/>
          <w:sz w:val="24"/>
          <w:szCs w:val="24"/>
        </w:rPr>
        <w:t>1</w:t>
      </w:r>
      <w:r w:rsidR="006C20AE">
        <w:rPr>
          <w:rFonts w:eastAsiaTheme="minorHAnsi"/>
          <w:b/>
          <w:sz w:val="24"/>
          <w:szCs w:val="24"/>
        </w:rPr>
        <w:t>8</w:t>
      </w:r>
      <w:r w:rsidRPr="004D7B50">
        <w:rPr>
          <w:rFonts w:eastAsiaTheme="minorHAnsi" w:hint="eastAsia"/>
          <w:b/>
          <w:sz w:val="24"/>
          <w:szCs w:val="24"/>
        </w:rPr>
        <w:t>조 (손해배상)</w:t>
      </w:r>
    </w:p>
    <w:p w14:paraId="53F2C720" w14:textId="436AC31F" w:rsidR="00C95AD3" w:rsidRPr="008777A0" w:rsidRDefault="00C95AD3" w:rsidP="00C95AD3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본 계약과 관련하여 </w:t>
      </w:r>
      <w:r w:rsidR="003E60C4" w:rsidRPr="008777A0">
        <w:rPr>
          <w:rFonts w:eastAsiaTheme="minorHAnsi"/>
          <w:sz w:val="22"/>
        </w:rPr>
        <w:t>“</w:t>
      </w:r>
      <w:r w:rsidRPr="008777A0">
        <w:rPr>
          <w:rFonts w:eastAsiaTheme="minorHAnsi" w:hint="eastAsia"/>
          <w:sz w:val="22"/>
        </w:rPr>
        <w:t>을</w:t>
      </w:r>
      <w:r w:rsidR="003E60C4" w:rsidRPr="008777A0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 xml:space="preserve">의 고의 또는 과실로 인하여 </w:t>
      </w:r>
      <w:r w:rsidR="003E60C4" w:rsidRPr="008777A0">
        <w:rPr>
          <w:rFonts w:eastAsiaTheme="minorHAnsi"/>
          <w:sz w:val="22"/>
        </w:rPr>
        <w:t>“</w:t>
      </w:r>
      <w:r w:rsidRPr="008777A0">
        <w:rPr>
          <w:rFonts w:eastAsiaTheme="minorHAnsi" w:hint="eastAsia"/>
          <w:sz w:val="22"/>
        </w:rPr>
        <w:t>갑</w:t>
      </w:r>
      <w:r w:rsidR="003E60C4" w:rsidRPr="008777A0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 xml:space="preserve">이 손해를 입은 경우,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 w:hint="eastAsia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>은 이를 배상할 책임이 있다.</w:t>
      </w:r>
    </w:p>
    <w:p w14:paraId="3140B7DE" w14:textId="253053DA" w:rsidR="00C95AD3" w:rsidDel="00577DB5" w:rsidRDefault="00C95AD3" w:rsidP="00C95AD3">
      <w:pPr>
        <w:rPr>
          <w:del w:id="441" w:author="강석남 부장" w:date="2024-04-03T10:42:00Z"/>
          <w:rFonts w:eastAsiaTheme="minorHAnsi"/>
          <w:sz w:val="24"/>
          <w:szCs w:val="24"/>
        </w:rPr>
      </w:pPr>
    </w:p>
    <w:p w14:paraId="1ADA7B12" w14:textId="77777777" w:rsidR="00D8451E" w:rsidRPr="00A87B0E" w:rsidRDefault="00D8451E" w:rsidP="00C95AD3">
      <w:pPr>
        <w:rPr>
          <w:rFonts w:eastAsiaTheme="minorHAnsi"/>
          <w:sz w:val="24"/>
          <w:szCs w:val="24"/>
        </w:rPr>
      </w:pPr>
    </w:p>
    <w:p w14:paraId="4AB01697" w14:textId="77777777" w:rsidR="00C95AD3" w:rsidRPr="004D7B50" w:rsidRDefault="00C95AD3" w:rsidP="00C95AD3">
      <w:pPr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</w:t>
      </w:r>
      <w:r w:rsidR="00A14712">
        <w:rPr>
          <w:rFonts w:eastAsiaTheme="minorHAnsi" w:hint="eastAsia"/>
          <w:b/>
          <w:sz w:val="24"/>
          <w:szCs w:val="24"/>
        </w:rPr>
        <w:t>1</w:t>
      </w:r>
      <w:r w:rsidR="006C20AE">
        <w:rPr>
          <w:rFonts w:eastAsiaTheme="minorHAnsi"/>
          <w:b/>
          <w:sz w:val="24"/>
          <w:szCs w:val="24"/>
        </w:rPr>
        <w:t>9</w:t>
      </w:r>
      <w:r w:rsidRPr="004D7B50">
        <w:rPr>
          <w:rFonts w:eastAsiaTheme="minorHAnsi" w:hint="eastAsia"/>
          <w:b/>
          <w:sz w:val="24"/>
          <w:szCs w:val="24"/>
        </w:rPr>
        <w:t>조 (불가항력)</w:t>
      </w:r>
    </w:p>
    <w:p w14:paraId="605F6968" w14:textId="77777777" w:rsidR="00C95AD3" w:rsidRPr="008777A0" w:rsidRDefault="00C95AD3" w:rsidP="00C95AD3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 xml:space="preserve">1. 불가항력이라 함은 태풍, 홍수, 기타 악천후, 전쟁 또는 사변, 지진, 화재, 전염병, 폭동, 파업 기타 계약당사자의 통제범위를 초월하는 사태의 발생 등의 사유(이하 </w:t>
      </w:r>
      <w:r w:rsidRPr="008777A0">
        <w:rPr>
          <w:rFonts w:eastAsiaTheme="minorHAnsi"/>
          <w:sz w:val="22"/>
        </w:rPr>
        <w:t>“</w:t>
      </w:r>
      <w:r w:rsidRPr="008777A0">
        <w:rPr>
          <w:rFonts w:eastAsiaTheme="minorHAnsi" w:hint="eastAsia"/>
          <w:sz w:val="22"/>
        </w:rPr>
        <w:t>불가항력적 사유</w:t>
      </w:r>
      <w:r w:rsidRPr="008777A0">
        <w:rPr>
          <w:rFonts w:eastAsiaTheme="minorHAnsi"/>
          <w:sz w:val="22"/>
        </w:rPr>
        <w:t>”</w:t>
      </w:r>
      <w:r w:rsidRPr="008777A0">
        <w:rPr>
          <w:rFonts w:eastAsiaTheme="minorHAnsi" w:hint="eastAsia"/>
          <w:sz w:val="22"/>
        </w:rPr>
        <w:t xml:space="preserve">)로 인하여 계약당사자 누구의 책임에도 속하지 아니하는 경우를 말한다. </w:t>
      </w:r>
    </w:p>
    <w:p w14:paraId="475BB0B8" w14:textId="44F920B3" w:rsidR="00C95AD3" w:rsidRPr="008777A0" w:rsidRDefault="00C95AD3" w:rsidP="00C95AD3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>2. 전1항의 경우 양 당사자는 기</w:t>
      </w:r>
      <w:r w:rsidR="00B23F28">
        <w:rPr>
          <w:rFonts w:eastAsiaTheme="minorHAnsi" w:hint="eastAsia"/>
          <w:sz w:val="22"/>
        </w:rPr>
        <w:t xml:space="preserve"> </w:t>
      </w:r>
      <w:r w:rsidRPr="008777A0">
        <w:rPr>
          <w:rFonts w:eastAsiaTheme="minorHAnsi" w:hint="eastAsia"/>
          <w:sz w:val="22"/>
        </w:rPr>
        <w:t>완료부분을 제외하고는 나머지 미</w:t>
      </w:r>
      <w:ins w:id="442" w:author="yrbae" w:date="2022-03-15T08:51:00Z">
        <w:r w:rsidR="007272ED">
          <w:rPr>
            <w:rFonts w:eastAsiaTheme="minorHAnsi" w:hint="eastAsia"/>
            <w:sz w:val="22"/>
          </w:rPr>
          <w:t xml:space="preserve"> </w:t>
        </w:r>
      </w:ins>
      <w:r w:rsidRPr="008777A0">
        <w:rPr>
          <w:rFonts w:eastAsiaTheme="minorHAnsi" w:hint="eastAsia"/>
          <w:sz w:val="22"/>
        </w:rPr>
        <w:t>이행</w:t>
      </w:r>
      <w:r w:rsidR="00B23F28">
        <w:rPr>
          <w:rFonts w:eastAsiaTheme="minorHAnsi" w:hint="eastAsia"/>
          <w:sz w:val="22"/>
        </w:rPr>
        <w:t xml:space="preserve"> </w:t>
      </w:r>
      <w:r w:rsidRPr="008777A0">
        <w:rPr>
          <w:rFonts w:eastAsiaTheme="minorHAnsi" w:hint="eastAsia"/>
          <w:sz w:val="22"/>
        </w:rPr>
        <w:t xml:space="preserve">부분에 대하여 상호 권리 및 책임을 주장하지 아니하며, 즉시 손해의 축소 등을 위한 조치에 착수하는 외에 </w:t>
      </w:r>
      <w:r w:rsidR="006939E1" w:rsidRPr="008777A0">
        <w:rPr>
          <w:rFonts w:eastAsiaTheme="minorHAnsi" w:hint="eastAsia"/>
          <w:sz w:val="22"/>
        </w:rPr>
        <w:t>계</w:t>
      </w:r>
      <w:r w:rsidRPr="008777A0">
        <w:rPr>
          <w:rFonts w:eastAsiaTheme="minorHAnsi" w:hint="eastAsia"/>
          <w:sz w:val="22"/>
        </w:rPr>
        <w:t>약기간 연장 등 필요한 합의를 하여야 한다.</w:t>
      </w:r>
    </w:p>
    <w:p w14:paraId="239758F0" w14:textId="77777777" w:rsidR="00C95AD3" w:rsidRPr="004D7B50" w:rsidRDefault="00C95AD3" w:rsidP="00C95AD3">
      <w:pPr>
        <w:rPr>
          <w:rFonts w:eastAsiaTheme="minorHAnsi"/>
          <w:sz w:val="24"/>
          <w:szCs w:val="24"/>
        </w:rPr>
      </w:pPr>
    </w:p>
    <w:p w14:paraId="003BBDB7" w14:textId="77777777" w:rsidR="00C95AD3" w:rsidRPr="004D7B50" w:rsidRDefault="00C95AD3" w:rsidP="00C95AD3">
      <w:pPr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</w:t>
      </w:r>
      <w:r w:rsidR="006C20AE">
        <w:rPr>
          <w:rFonts w:eastAsiaTheme="minorHAnsi"/>
          <w:b/>
          <w:sz w:val="24"/>
          <w:szCs w:val="24"/>
        </w:rPr>
        <w:t>20</w:t>
      </w:r>
      <w:r w:rsidRPr="004D7B50">
        <w:rPr>
          <w:rFonts w:eastAsiaTheme="minorHAnsi" w:hint="eastAsia"/>
          <w:b/>
          <w:sz w:val="24"/>
          <w:szCs w:val="24"/>
        </w:rPr>
        <w:t>조 (해지)</w:t>
      </w:r>
    </w:p>
    <w:p w14:paraId="0EE9D6BF" w14:textId="77777777" w:rsidR="00E94E7F" w:rsidRPr="008777A0" w:rsidRDefault="00E94E7F" w:rsidP="00E94E7F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 xml:space="preserve">1. 각 당사자는 다음 각호의 경우 최고 없이 본 계약을 해지할 수 있다. </w:t>
      </w:r>
    </w:p>
    <w:p w14:paraId="3BE018E2" w14:textId="77777777" w:rsidR="00E94E7F" w:rsidRPr="008777A0" w:rsidRDefault="00E94E7F" w:rsidP="00E94E7F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>가</w:t>
      </w:r>
      <w:r w:rsidRPr="008777A0">
        <w:rPr>
          <w:rFonts w:eastAsiaTheme="minorHAnsi"/>
          <w:sz w:val="22"/>
        </w:rPr>
        <w:t>) 일방의 부도, 은행거래 정지, 파산, 워크아웃 및 회생 절차 개시 신청을 한 경우</w:t>
      </w:r>
    </w:p>
    <w:p w14:paraId="1F27607D" w14:textId="3BCAEFC1" w:rsidR="00E94E7F" w:rsidRPr="008777A0" w:rsidRDefault="00E94E7F" w:rsidP="00E94E7F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>나</w:t>
      </w:r>
      <w:r w:rsidRPr="008777A0">
        <w:rPr>
          <w:rFonts w:eastAsiaTheme="minorHAnsi"/>
          <w:sz w:val="22"/>
        </w:rPr>
        <w:t>) 일방이 자산에 대하여 압류, 가압류, 가처분, 소송, 경매 등의 강제집행을 당하여 본 계약을 이행</w:t>
      </w:r>
      <w:r w:rsidR="00690095">
        <w:rPr>
          <w:rFonts w:eastAsiaTheme="minorHAnsi" w:hint="eastAsia"/>
          <w:sz w:val="22"/>
        </w:rPr>
        <w:t xml:space="preserve">이 불가능하게 될 것으로 예상되는 </w:t>
      </w:r>
      <w:r w:rsidRPr="008777A0">
        <w:rPr>
          <w:rFonts w:eastAsiaTheme="minorHAnsi"/>
          <w:sz w:val="22"/>
        </w:rPr>
        <w:t>경우</w:t>
      </w:r>
    </w:p>
    <w:p w14:paraId="44AD64EA" w14:textId="735CA4A3" w:rsidR="00E94E7F" w:rsidRPr="008777A0" w:rsidRDefault="00E94E7F" w:rsidP="00E94E7F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 xml:space="preserve">2. 각 당사자는 다음 각호의 사유가 발생한 경우, 상대방에게 </w:t>
      </w:r>
      <w:r w:rsidR="00690095">
        <w:rPr>
          <w:rFonts w:eastAsiaTheme="minorHAnsi"/>
          <w:sz w:val="22"/>
        </w:rPr>
        <w:t>1</w:t>
      </w:r>
      <w:r w:rsidRPr="008777A0">
        <w:rPr>
          <w:rFonts w:eastAsiaTheme="minorHAnsi"/>
          <w:sz w:val="22"/>
        </w:rPr>
        <w:t>0일 이상의 기간을 정하여 서면으로 시정을 요구할 수 있으며, 해당 시정요구기간 내에 시정되지 않는 경우에는 본 계약을 해지할 수 있다.</w:t>
      </w:r>
    </w:p>
    <w:p w14:paraId="4B05461D" w14:textId="2A268632" w:rsidR="00E94E7F" w:rsidRPr="008777A0" w:rsidRDefault="00E94E7F" w:rsidP="00E94E7F">
      <w:pPr>
        <w:rPr>
          <w:rFonts w:eastAsiaTheme="minorHAnsi"/>
          <w:sz w:val="22"/>
        </w:rPr>
      </w:pPr>
      <w:r w:rsidRPr="008777A0">
        <w:rPr>
          <w:rFonts w:eastAsiaTheme="minorHAnsi" w:hint="eastAsia"/>
          <w:sz w:val="22"/>
        </w:rPr>
        <w:t>가</w:t>
      </w:r>
      <w:r w:rsidRPr="008777A0">
        <w:rPr>
          <w:rFonts w:eastAsiaTheme="minorHAnsi"/>
          <w:sz w:val="22"/>
        </w:rPr>
        <w:t>) 본 계약을 위반하고 그 위반으로 인하여 본 계약의 목적을 달성할 수 없</w:t>
      </w:r>
      <w:r w:rsidR="00690095">
        <w:rPr>
          <w:rFonts w:eastAsiaTheme="minorHAnsi" w:hint="eastAsia"/>
          <w:sz w:val="22"/>
        </w:rPr>
        <w:t>거나 상당한 지장이 있</w:t>
      </w:r>
      <w:r w:rsidRPr="008777A0">
        <w:rPr>
          <w:rFonts w:eastAsiaTheme="minorHAnsi"/>
          <w:sz w:val="22"/>
        </w:rPr>
        <w:t>다고 인정되는 경우</w:t>
      </w:r>
    </w:p>
    <w:p w14:paraId="05EE39A7" w14:textId="55560CBA" w:rsidR="00E94E7F" w:rsidRPr="008777A0" w:rsidRDefault="00690095" w:rsidP="00E94E7F">
      <w:pPr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>나</w:t>
      </w:r>
      <w:r w:rsidR="00E94E7F" w:rsidRPr="008777A0">
        <w:rPr>
          <w:rFonts w:eastAsiaTheme="minorHAnsi"/>
          <w:sz w:val="22"/>
        </w:rPr>
        <w:t>) 일방의 귀책사유로 사업수행 정지기간이 계약기간의 5/100를 초과한 경우</w:t>
      </w:r>
    </w:p>
    <w:p w14:paraId="1F266182" w14:textId="77777777" w:rsidR="00D529EF" w:rsidRPr="008777A0" w:rsidRDefault="00E94E7F" w:rsidP="00E94E7F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 xml:space="preserve">3. 계약이 해지된 경우,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>은 해지</w:t>
      </w:r>
      <w:r w:rsidR="000063DD">
        <w:rPr>
          <w:rFonts w:eastAsiaTheme="minorHAnsi" w:hint="eastAsia"/>
          <w:sz w:val="22"/>
        </w:rPr>
        <w:t xml:space="preserve"> </w:t>
      </w:r>
      <w:r w:rsidRPr="008777A0">
        <w:rPr>
          <w:rFonts w:eastAsiaTheme="minorHAnsi"/>
          <w:sz w:val="22"/>
        </w:rPr>
        <w:t>시까지 기</w:t>
      </w:r>
      <w:r w:rsidR="000063DD">
        <w:rPr>
          <w:rFonts w:eastAsiaTheme="minorHAnsi" w:hint="eastAsia"/>
          <w:sz w:val="22"/>
        </w:rPr>
        <w:t xml:space="preserve"> </w:t>
      </w:r>
      <w:r w:rsidRPr="008777A0">
        <w:rPr>
          <w:rFonts w:eastAsiaTheme="minorHAnsi"/>
          <w:sz w:val="22"/>
        </w:rPr>
        <w:t xml:space="preserve">완료부분을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에게 제공하고,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은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이 제공한 부분에 해당하는 대금을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>에게 지급한다.</w:t>
      </w:r>
    </w:p>
    <w:p w14:paraId="1E7787A7" w14:textId="77777777" w:rsidR="008614A5" w:rsidRPr="004D7B50" w:rsidRDefault="008614A5" w:rsidP="00E94E7F">
      <w:pPr>
        <w:rPr>
          <w:rFonts w:eastAsiaTheme="minorHAnsi"/>
          <w:sz w:val="24"/>
          <w:szCs w:val="24"/>
        </w:rPr>
      </w:pPr>
    </w:p>
    <w:p w14:paraId="6A9BD9D2" w14:textId="77777777" w:rsidR="00B727F5" w:rsidRPr="004D7B50" w:rsidRDefault="00B727F5" w:rsidP="00B727F5">
      <w:pPr>
        <w:snapToGrid w:val="0"/>
        <w:rPr>
          <w:rFonts w:eastAsiaTheme="minorHAnsi"/>
          <w:b/>
          <w:sz w:val="24"/>
          <w:szCs w:val="24"/>
        </w:rPr>
      </w:pPr>
      <w:r w:rsidRPr="004D7B50">
        <w:rPr>
          <w:rFonts w:eastAsiaTheme="minorHAnsi" w:hint="eastAsia"/>
          <w:b/>
          <w:sz w:val="24"/>
          <w:szCs w:val="24"/>
        </w:rPr>
        <w:t>제</w:t>
      </w:r>
      <w:r w:rsidR="00A14712">
        <w:rPr>
          <w:rFonts w:eastAsiaTheme="minorHAnsi" w:hint="eastAsia"/>
          <w:b/>
          <w:sz w:val="24"/>
          <w:szCs w:val="24"/>
        </w:rPr>
        <w:t>2</w:t>
      </w:r>
      <w:r w:rsidR="006C20AE">
        <w:rPr>
          <w:rFonts w:eastAsiaTheme="minorHAnsi"/>
          <w:b/>
          <w:sz w:val="24"/>
          <w:szCs w:val="24"/>
        </w:rPr>
        <w:t>1</w:t>
      </w:r>
      <w:r w:rsidRPr="004D7B50">
        <w:rPr>
          <w:rFonts w:eastAsiaTheme="minorHAnsi"/>
          <w:b/>
          <w:sz w:val="24"/>
          <w:szCs w:val="24"/>
        </w:rPr>
        <w:t>조 (법령 준수)</w:t>
      </w:r>
    </w:p>
    <w:p w14:paraId="78004A6B" w14:textId="77777777" w:rsidR="008614A5" w:rsidRPr="008777A0" w:rsidRDefault="008614A5" w:rsidP="008614A5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>1. 본 계약의 수행 중 양당사자간에 분쟁이 발생하는 경우에는 협의하여 해결함을 원칙으로 한다.</w:t>
      </w:r>
    </w:p>
    <w:p w14:paraId="3E33D1C0" w14:textId="77777777" w:rsidR="008614A5" w:rsidRPr="008777A0" w:rsidRDefault="008614A5" w:rsidP="008614A5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 xml:space="preserve">2. 분쟁이 발생한 경우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갑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과 </w:t>
      </w:r>
      <w:r w:rsidR="0049094D">
        <w:rPr>
          <w:rFonts w:eastAsiaTheme="minorHAnsi"/>
          <w:sz w:val="22"/>
        </w:rPr>
        <w:t>“</w:t>
      </w:r>
      <w:r w:rsidRPr="008777A0">
        <w:rPr>
          <w:rFonts w:eastAsiaTheme="minorHAnsi"/>
          <w:sz w:val="22"/>
        </w:rPr>
        <w:t>을</w:t>
      </w:r>
      <w:r w:rsidR="0049094D">
        <w:rPr>
          <w:rFonts w:eastAsiaTheme="minorHAnsi"/>
          <w:sz w:val="22"/>
        </w:rPr>
        <w:t>”</w:t>
      </w:r>
      <w:r w:rsidRPr="008777A0">
        <w:rPr>
          <w:rFonts w:eastAsiaTheme="minorHAnsi"/>
          <w:sz w:val="22"/>
        </w:rPr>
        <w:t xml:space="preserve">은 즉시 본 계약의 이행을 중단할 수 있으며 이후 제1항의 방법으로 해결되지 않는 </w:t>
      </w:r>
      <w:r w:rsidRPr="008777A0">
        <w:rPr>
          <w:rFonts w:eastAsiaTheme="minorHAnsi" w:hint="eastAsia"/>
          <w:sz w:val="22"/>
        </w:rPr>
        <w:t>경우에는</w:t>
      </w:r>
      <w:r w:rsidRPr="008777A0">
        <w:rPr>
          <w:rFonts w:eastAsiaTheme="minorHAnsi"/>
          <w:sz w:val="22"/>
        </w:rPr>
        <w:t xml:space="preserve"> 법원의 판결에 의하여 해결한다.</w:t>
      </w:r>
    </w:p>
    <w:p w14:paraId="6502755C" w14:textId="7E7BBDD1" w:rsidR="008614A5" w:rsidRPr="008777A0" w:rsidRDefault="008614A5" w:rsidP="008614A5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 xml:space="preserve">3. 제2항에 의한 소송의 관할은 </w:t>
      </w:r>
      <w:r w:rsidR="00DA47D4">
        <w:rPr>
          <w:rFonts w:eastAsiaTheme="minorHAnsi"/>
          <w:sz w:val="22"/>
        </w:rPr>
        <w:t>“</w:t>
      </w:r>
      <w:r w:rsidR="00DA47D4">
        <w:rPr>
          <w:rFonts w:eastAsiaTheme="minorHAnsi" w:hint="eastAsia"/>
          <w:sz w:val="22"/>
        </w:rPr>
        <w:t>갑</w:t>
      </w:r>
      <w:r w:rsidR="00DA47D4">
        <w:rPr>
          <w:rFonts w:eastAsiaTheme="minorHAnsi"/>
          <w:sz w:val="22"/>
        </w:rPr>
        <w:t>”</w:t>
      </w:r>
      <w:r w:rsidR="00DA47D4">
        <w:rPr>
          <w:rFonts w:eastAsiaTheme="minorHAnsi" w:hint="eastAsia"/>
          <w:sz w:val="22"/>
        </w:rPr>
        <w:t>의 소재</w:t>
      </w:r>
      <w:r w:rsidR="00690095">
        <w:rPr>
          <w:rFonts w:eastAsiaTheme="minorHAnsi" w:hint="eastAsia"/>
          <w:sz w:val="22"/>
        </w:rPr>
        <w:t>지 관할</w:t>
      </w:r>
      <w:r w:rsidRPr="008777A0">
        <w:rPr>
          <w:rFonts w:eastAsiaTheme="minorHAnsi"/>
          <w:sz w:val="22"/>
        </w:rPr>
        <w:t>법원으로 한다.</w:t>
      </w:r>
    </w:p>
    <w:p w14:paraId="2A5D369F" w14:textId="2468496C" w:rsidR="00B727F5" w:rsidRPr="008777A0" w:rsidRDefault="008614A5" w:rsidP="008614A5">
      <w:pPr>
        <w:rPr>
          <w:rFonts w:eastAsiaTheme="minorHAnsi"/>
          <w:sz w:val="22"/>
        </w:rPr>
      </w:pPr>
      <w:r w:rsidRPr="008777A0">
        <w:rPr>
          <w:rFonts w:eastAsiaTheme="minorHAnsi"/>
          <w:sz w:val="22"/>
        </w:rPr>
        <w:t>4. 본 계약 및 붙임</w:t>
      </w:r>
      <w:ins w:id="443" w:author="yrbae" w:date="2022-03-15T08:52:00Z">
        <w:r w:rsidR="007272ED">
          <w:rPr>
            <w:rFonts w:eastAsiaTheme="minorHAnsi" w:hint="eastAsia"/>
            <w:sz w:val="22"/>
          </w:rPr>
          <w:t xml:space="preserve"> </w:t>
        </w:r>
      </w:ins>
      <w:r w:rsidRPr="008777A0">
        <w:rPr>
          <w:rFonts w:eastAsiaTheme="minorHAnsi"/>
          <w:sz w:val="22"/>
        </w:rPr>
        <w:t xml:space="preserve">서류는 본 계약의 이행과 관련해 양 </w:t>
      </w:r>
      <w:proofErr w:type="spellStart"/>
      <w:r w:rsidRPr="008777A0">
        <w:rPr>
          <w:rFonts w:eastAsiaTheme="minorHAnsi"/>
          <w:sz w:val="22"/>
        </w:rPr>
        <w:t>당자간의</w:t>
      </w:r>
      <w:proofErr w:type="spellEnd"/>
      <w:r w:rsidRPr="008777A0">
        <w:rPr>
          <w:rFonts w:eastAsiaTheme="minorHAnsi"/>
          <w:sz w:val="22"/>
        </w:rPr>
        <w:t xml:space="preserve"> 완전하고도 유일한 합의이며, 이전의 모든 서면 또는 구두 합의를 대신한다.</w:t>
      </w:r>
    </w:p>
    <w:p w14:paraId="55053053" w14:textId="77777777" w:rsidR="000D0B2B" w:rsidRDefault="000D0B2B">
      <w:pPr>
        <w:rPr>
          <w:rFonts w:eastAsiaTheme="minorHAnsi"/>
          <w:sz w:val="24"/>
          <w:szCs w:val="24"/>
        </w:rPr>
      </w:pPr>
    </w:p>
    <w:p w14:paraId="431BD3B1" w14:textId="77777777" w:rsidR="00195AD8" w:rsidRDefault="00195AD8">
      <w:del w:id="444" w:author="강석남 부장" w:date="2024-04-03T10:42:00Z">
        <w:r w:rsidDel="00577DB5">
          <w:br w:type="page"/>
        </w:r>
      </w:del>
    </w:p>
    <w:p w14:paraId="1D950A97" w14:textId="77777777" w:rsidR="000D0B2B" w:rsidRDefault="000D0B2B" w:rsidP="000D0B2B"/>
    <w:p w14:paraId="79C3FBCC" w14:textId="66CC25E2" w:rsidR="000D0B2B" w:rsidRPr="009406F2" w:rsidRDefault="000D0B2B" w:rsidP="009406F2">
      <w:pPr>
        <w:pStyle w:val="a8"/>
        <w:numPr>
          <w:ilvl w:val="0"/>
          <w:numId w:val="8"/>
        </w:numPr>
        <w:ind w:leftChars="0"/>
        <w:jc w:val="center"/>
        <w:rPr>
          <w:sz w:val="40"/>
          <w:szCs w:val="40"/>
        </w:rPr>
      </w:pPr>
      <w:r w:rsidRPr="009406F2">
        <w:rPr>
          <w:rFonts w:hint="eastAsia"/>
          <w:sz w:val="40"/>
          <w:szCs w:val="40"/>
        </w:rPr>
        <w:lastRenderedPageBreak/>
        <w:t>대금지급</w:t>
      </w:r>
      <w:r w:rsidR="000E59DB" w:rsidRPr="009406F2">
        <w:rPr>
          <w:rFonts w:hint="eastAsia"/>
          <w:sz w:val="40"/>
          <w:szCs w:val="40"/>
        </w:rPr>
        <w:t xml:space="preserve"> </w:t>
      </w:r>
      <w:r w:rsidRPr="009406F2">
        <w:rPr>
          <w:rFonts w:hint="eastAsia"/>
          <w:sz w:val="40"/>
          <w:szCs w:val="40"/>
        </w:rPr>
        <w:t>계획서</w:t>
      </w:r>
    </w:p>
    <w:p w14:paraId="6E9FC31C" w14:textId="77777777" w:rsidR="000D0B2B" w:rsidRPr="00E0517E" w:rsidRDefault="000D0B2B" w:rsidP="008F778B">
      <w:pPr>
        <w:ind w:right="240"/>
        <w:jc w:val="right"/>
        <w:rPr>
          <w:sz w:val="24"/>
          <w:szCs w:val="24"/>
        </w:rPr>
      </w:pPr>
      <w:r w:rsidRPr="00E0517E">
        <w:rPr>
          <w:rFonts w:hint="eastAsia"/>
          <w:sz w:val="24"/>
          <w:szCs w:val="24"/>
        </w:rPr>
        <w:t>[단위: 원, VAT별도]</w:t>
      </w:r>
    </w:p>
    <w:tbl>
      <w:tblPr>
        <w:tblW w:w="0" w:type="auto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PrChange w:id="445" w:author="yrbae" w:date="2022-03-14T14:25:00Z">
          <w:tblPr>
            <w:tblW w:w="0" w:type="auto"/>
            <w:tblInd w:w="24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3157"/>
        <w:gridCol w:w="3622"/>
        <w:gridCol w:w="1997"/>
        <w:tblGridChange w:id="446">
          <w:tblGrid>
            <w:gridCol w:w="2255"/>
            <w:gridCol w:w="902"/>
            <w:gridCol w:w="3622"/>
            <w:gridCol w:w="1997"/>
          </w:tblGrid>
        </w:tblGridChange>
      </w:tblGrid>
      <w:tr w:rsidR="003D025B" w:rsidRPr="00024FDD" w14:paraId="1A2F52F7" w14:textId="77777777" w:rsidTr="00613687">
        <w:tc>
          <w:tcPr>
            <w:tcW w:w="3157" w:type="dxa"/>
            <w:tcPrChange w:id="447" w:author="yrbae" w:date="2022-03-14T14:25:00Z">
              <w:tcPr>
                <w:tcW w:w="3412" w:type="dxa"/>
              </w:tcPr>
            </w:tcPrChange>
          </w:tcPr>
          <w:p w14:paraId="020CE8B6" w14:textId="77777777" w:rsidR="003D025B" w:rsidRPr="00E0517E" w:rsidRDefault="003D025B" w:rsidP="000C4504">
            <w:pPr>
              <w:jc w:val="center"/>
              <w:rPr>
                <w:rFonts w:eastAsiaTheme="minorHAnsi"/>
                <w:sz w:val="22"/>
              </w:rPr>
            </w:pPr>
            <w:r w:rsidRPr="00E0517E">
              <w:rPr>
                <w:rFonts w:eastAsiaTheme="minorHAnsi" w:hint="eastAsia"/>
                <w:sz w:val="22"/>
              </w:rPr>
              <w:t>항목</w:t>
            </w:r>
          </w:p>
        </w:tc>
        <w:tc>
          <w:tcPr>
            <w:tcW w:w="3622" w:type="dxa"/>
            <w:tcPrChange w:id="448" w:author="yrbae" w:date="2022-03-14T14:25:00Z">
              <w:tcPr>
                <w:tcW w:w="2410" w:type="dxa"/>
                <w:gridSpan w:val="2"/>
              </w:tcPr>
            </w:tcPrChange>
          </w:tcPr>
          <w:p w14:paraId="44483202" w14:textId="77777777" w:rsidR="003D025B" w:rsidRPr="00E0517E" w:rsidRDefault="003D025B" w:rsidP="003D025B">
            <w:pPr>
              <w:jc w:val="center"/>
              <w:rPr>
                <w:rFonts w:eastAsiaTheme="minorHAnsi"/>
                <w:sz w:val="22"/>
              </w:rPr>
            </w:pPr>
            <w:r w:rsidRPr="00E0517E">
              <w:rPr>
                <w:rFonts w:eastAsiaTheme="minorHAnsi" w:hint="eastAsia"/>
                <w:sz w:val="22"/>
              </w:rPr>
              <w:t>금액</w:t>
            </w:r>
          </w:p>
        </w:tc>
        <w:tc>
          <w:tcPr>
            <w:tcW w:w="1997" w:type="dxa"/>
            <w:tcPrChange w:id="449" w:author="yrbae" w:date="2022-03-14T14:25:00Z">
              <w:tcPr>
                <w:tcW w:w="2914" w:type="dxa"/>
              </w:tcPr>
            </w:tcPrChange>
          </w:tcPr>
          <w:p w14:paraId="20B350CC" w14:textId="77777777" w:rsidR="003D025B" w:rsidRPr="00E0517E" w:rsidRDefault="003D025B" w:rsidP="000C4504">
            <w:pPr>
              <w:jc w:val="center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>세금계산서 월</w:t>
            </w:r>
          </w:p>
        </w:tc>
      </w:tr>
      <w:tr w:rsidR="00415C2F" w:rsidRPr="00024FDD" w14:paraId="5A2C54BF" w14:textId="77777777" w:rsidTr="00613687">
        <w:tc>
          <w:tcPr>
            <w:tcW w:w="3157" w:type="dxa"/>
            <w:tcPrChange w:id="450" w:author="yrbae" w:date="2022-03-14T14:25:00Z">
              <w:tcPr>
                <w:tcW w:w="3412" w:type="dxa"/>
              </w:tcPr>
            </w:tcPrChange>
          </w:tcPr>
          <w:p w14:paraId="5F375D9C" w14:textId="4A1EC771" w:rsidR="00415C2F" w:rsidRPr="00E0517E" w:rsidRDefault="00415C2F" w:rsidP="00415C2F">
            <w:pPr>
              <w:jc w:val="center"/>
              <w:rPr>
                <w:rFonts w:eastAsiaTheme="minorHAnsi"/>
                <w:sz w:val="22"/>
              </w:rPr>
            </w:pPr>
            <w:ins w:id="451" w:author="강석남 부장" w:date="2023-04-12T11:15:00Z">
              <w:r w:rsidRPr="006101BD">
                <w:rPr>
                  <w:rFonts w:eastAsiaTheme="minorHAnsi" w:hint="eastAsia"/>
                  <w:sz w:val="22"/>
                </w:rPr>
                <w:t>202</w:t>
              </w:r>
            </w:ins>
            <w:ins w:id="452" w:author="강석남 부장" w:date="2026-01-13T12:51:00Z" w16du:dateUtc="2026-01-13T03:51:00Z">
              <w:r>
                <w:rPr>
                  <w:rFonts w:eastAsiaTheme="minorHAnsi" w:hint="eastAsia"/>
                  <w:sz w:val="22"/>
                </w:rPr>
                <w:t>6</w:t>
              </w:r>
            </w:ins>
            <w:ins w:id="453" w:author="강석남 부장" w:date="2023-04-12T11:15:00Z">
              <w:r w:rsidRPr="006101BD">
                <w:rPr>
                  <w:rFonts w:eastAsiaTheme="minorHAnsi" w:hint="eastAsia"/>
                  <w:sz w:val="22"/>
                </w:rPr>
                <w:t xml:space="preserve">년 </w:t>
              </w:r>
            </w:ins>
            <w:ins w:id="454" w:author="강석남 부장" w:date="2026-01-13T12:51:00Z" w16du:dateUtc="2026-01-13T03:51:00Z">
              <w:r>
                <w:rPr>
                  <w:rFonts w:eastAsiaTheme="minorHAnsi" w:hint="eastAsia"/>
                  <w:sz w:val="22"/>
                </w:rPr>
                <w:t>1</w:t>
              </w:r>
            </w:ins>
            <w:ins w:id="455" w:author="강석남 부장" w:date="2023-04-12T11:15:00Z">
              <w:r w:rsidRPr="006101BD">
                <w:rPr>
                  <w:rFonts w:eastAsiaTheme="minorHAnsi" w:hint="eastAsia"/>
                  <w:sz w:val="22"/>
                </w:rPr>
                <w:t>월 서비스</w:t>
              </w:r>
            </w:ins>
            <w:ins w:id="456" w:author="조 영봉" w:date="2021-04-27T13:34:00Z">
              <w:del w:id="457" w:author="강석남 부장" w:date="2023-04-12T11:15:00Z">
                <w:r w:rsidDel="00A73E52">
                  <w:rPr>
                    <w:rFonts w:eastAsiaTheme="minorHAnsi" w:hint="eastAsia"/>
                    <w:sz w:val="22"/>
                  </w:rPr>
                  <w:delText>202</w:delText>
                </w:r>
              </w:del>
            </w:ins>
            <w:ins w:id="458" w:author="ybcho2" w:date="2022-09-02T13:49:00Z">
              <w:del w:id="459" w:author="강석남 부장" w:date="2023-04-12T11:15:00Z">
                <w:r w:rsidDel="00A73E52">
                  <w:rPr>
                    <w:rFonts w:eastAsiaTheme="minorHAnsi"/>
                    <w:sz w:val="22"/>
                  </w:rPr>
                  <w:delText>3</w:delText>
                </w:r>
              </w:del>
            </w:ins>
            <w:ins w:id="460" w:author="yrbae" w:date="2022-03-14T14:24:00Z">
              <w:del w:id="461" w:author="강석남 부장" w:date="2023-04-12T11:15:00Z">
                <w:r w:rsidDel="00A73E52">
                  <w:rPr>
                    <w:rFonts w:eastAsiaTheme="minorHAnsi"/>
                    <w:sz w:val="22"/>
                  </w:rPr>
                  <w:delText>2</w:delText>
                </w:r>
              </w:del>
            </w:ins>
            <w:ins w:id="462" w:author="조 영봉" w:date="2021-04-27T13:34:00Z">
              <w:del w:id="463" w:author="강석남 부장" w:date="2023-04-12T11:15:00Z">
                <w:r w:rsidDel="00A73E52">
                  <w:rPr>
                    <w:rFonts w:eastAsiaTheme="minorHAnsi" w:hint="eastAsia"/>
                    <w:sz w:val="22"/>
                  </w:rPr>
                  <w:delText>1년 12</w:delText>
                </w:r>
              </w:del>
            </w:ins>
            <w:ins w:id="464" w:author="ybcho2" w:date="2022-09-02T13:49:00Z">
              <w:del w:id="465" w:author="강석남 부장" w:date="2023-04-12T11:15:00Z">
                <w:r w:rsidDel="00A73E52">
                  <w:rPr>
                    <w:rFonts w:eastAsiaTheme="minorHAnsi"/>
                    <w:sz w:val="22"/>
                  </w:rPr>
                  <w:delText>4</w:delText>
                </w:r>
              </w:del>
            </w:ins>
            <w:ins w:id="466" w:author="조 영봉" w:date="2021-04-27T13:34:00Z">
              <w:del w:id="467" w:author="강석남 부장" w:date="2023-04-12T11:15:00Z">
                <w:r w:rsidDel="00A73E52">
                  <w:rPr>
                    <w:rFonts w:eastAsiaTheme="minorHAnsi" w:hint="eastAsia"/>
                    <w:sz w:val="22"/>
                  </w:rPr>
                  <w:delText>월 서비스</w:delText>
                </w:r>
              </w:del>
            </w:ins>
            <w:del w:id="468" w:author="강석남 부장" w:date="2023-04-12T11:15:00Z">
              <w:r w:rsidDel="00A73E52">
                <w:rPr>
                  <w:rFonts w:eastAsiaTheme="minorHAnsi" w:hint="eastAsia"/>
                  <w:sz w:val="22"/>
                </w:rPr>
                <w:delText>2021년 12월 서비스</w:delText>
              </w:r>
            </w:del>
          </w:p>
        </w:tc>
        <w:tc>
          <w:tcPr>
            <w:tcW w:w="3622" w:type="dxa"/>
            <w:tcPrChange w:id="469" w:author="yrbae" w:date="2022-03-14T14:25:00Z">
              <w:tcPr>
                <w:tcW w:w="2410" w:type="dxa"/>
                <w:gridSpan w:val="2"/>
              </w:tcPr>
            </w:tcPrChange>
          </w:tcPr>
          <w:p w14:paraId="6A0F2514" w14:textId="3D2B9588" w:rsidR="00415C2F" w:rsidRPr="00A0637E" w:rsidRDefault="00415C2F" w:rsidP="00415C2F">
            <w:pPr>
              <w:jc w:val="right"/>
              <w:rPr>
                <w:rFonts w:ascii="맑은 고딕" w:eastAsia="맑은 고딕" w:hAnsi="맑은 고딕"/>
                <w:color w:val="000000"/>
                <w:sz w:val="22"/>
              </w:rPr>
            </w:pPr>
            <w:ins w:id="470" w:author="강석남 부장" w:date="2026-01-13T12:54:00Z" w16du:dateUtc="2026-01-13T03:54:00Z">
              <w:r w:rsidRPr="00AB0AFB">
                <w:rPr>
                  <w:rFonts w:ascii="맑은 고딕" w:eastAsia="맑은 고딕" w:hAnsi="맑은 고딕" w:hint="eastAsia"/>
                  <w:color w:val="000000"/>
                  <w:sz w:val="22"/>
                </w:rPr>
                <w:t>11,658,300원</w:t>
              </w:r>
            </w:ins>
            <w:ins w:id="471" w:author="ybcho2" w:date="2022-09-02T13:50:00Z">
              <w:del w:id="472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18,750,000</w:delText>
                </w:r>
                <w:r w:rsidDel="002C0948">
                  <w:rPr>
                    <w:rFonts w:ascii="맑은 고딕" w:eastAsia="맑은 고딕" w:hAnsi="맑은 고딕" w:hint="eastAsia"/>
                    <w:color w:val="000000"/>
                    <w:sz w:val="22"/>
                  </w:rPr>
                  <w:delText>원</w:delText>
                </w:r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 xml:space="preserve"> </w:delText>
                </w:r>
              </w:del>
            </w:ins>
            <w:ins w:id="473" w:author="yrbae" w:date="2022-03-31T13:49:00Z">
              <w:del w:id="474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122,660,000</w:delText>
                </w:r>
              </w:del>
            </w:ins>
            <w:ins w:id="475" w:author="ybcho" w:date="2022-03-30T10:44:00Z">
              <w:del w:id="476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9</w:delText>
                </w:r>
              </w:del>
            </w:ins>
            <w:ins w:id="477" w:author="조 영봉" w:date="2021-04-27T13:34:00Z">
              <w:del w:id="478" w:author="강석남 부장" w:date="2023-04-12T11:17:00Z">
                <w:r w:rsidDel="002C0948">
                  <w:rPr>
                    <w:rFonts w:ascii="맑은 고딕" w:eastAsia="맑은 고딕" w:hAnsi="맑은 고딕" w:hint="eastAsia"/>
                    <w:color w:val="000000"/>
                    <w:sz w:val="22"/>
                  </w:rPr>
                  <w:delText>10</w:delText>
                </w:r>
              </w:del>
            </w:ins>
            <w:ins w:id="479" w:author="조 영봉" w:date="2021-04-28T11:04:00Z">
              <w:del w:id="480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5</w:delText>
                </w:r>
              </w:del>
            </w:ins>
            <w:ins w:id="481" w:author="조 영봉" w:date="2021-04-27T13:34:00Z">
              <w:del w:id="482" w:author="강석남 부장" w:date="2023-04-12T11:17:00Z">
                <w:r w:rsidDel="002C0948">
                  <w:rPr>
                    <w:rFonts w:ascii="맑은 고딕" w:eastAsia="맑은 고딕" w:hAnsi="맑은 고딕" w:hint="eastAsia"/>
                    <w:color w:val="000000"/>
                    <w:sz w:val="22"/>
                  </w:rPr>
                  <w:delText>,603,330원</w:delText>
                </w:r>
              </w:del>
            </w:ins>
            <w:del w:id="483" w:author="강석남 부장" w:date="2023-04-12T11:17:00Z">
              <w:r w:rsidRPr="0066738F" w:rsidDel="002C0948">
                <w:rPr>
                  <w:rFonts w:ascii="맑은 고딕" w:eastAsia="맑은 고딕" w:hAnsi="맑은 고딕" w:hint="eastAsia"/>
                  <w:b/>
                  <w:sz w:val="22"/>
                  <w:highlight w:val="yellow"/>
                </w:rPr>
                <w:delText>금액기입예정</w:delText>
              </w:r>
            </w:del>
          </w:p>
        </w:tc>
        <w:tc>
          <w:tcPr>
            <w:tcW w:w="1997" w:type="dxa"/>
            <w:tcPrChange w:id="484" w:author="yrbae" w:date="2022-03-14T14:25:00Z">
              <w:tcPr>
                <w:tcW w:w="2914" w:type="dxa"/>
              </w:tcPr>
            </w:tcPrChange>
          </w:tcPr>
          <w:p w14:paraId="620E5052" w14:textId="5CD4197A" w:rsidR="00415C2F" w:rsidRPr="00E0517E" w:rsidRDefault="00415C2F" w:rsidP="00415C2F">
            <w:pPr>
              <w:jc w:val="center"/>
              <w:rPr>
                <w:rFonts w:eastAsiaTheme="minorHAnsi"/>
                <w:sz w:val="22"/>
              </w:rPr>
            </w:pPr>
            <w:ins w:id="485" w:author="강석남 부장" w:date="2023-04-12T11:16:00Z">
              <w:r w:rsidRPr="005A0FC5">
                <w:rPr>
                  <w:rFonts w:eastAsiaTheme="minorHAnsi" w:hint="eastAsia"/>
                  <w:sz w:val="22"/>
                </w:rPr>
                <w:t>20</w:t>
              </w:r>
              <w:r w:rsidRPr="005A0FC5">
                <w:rPr>
                  <w:rFonts w:eastAsiaTheme="minorHAnsi"/>
                  <w:sz w:val="22"/>
                </w:rPr>
                <w:t>2</w:t>
              </w:r>
            </w:ins>
            <w:ins w:id="486" w:author="강석남 부장" w:date="2026-01-13T12:51:00Z" w16du:dateUtc="2026-01-13T03:51:00Z">
              <w:r>
                <w:rPr>
                  <w:rFonts w:eastAsiaTheme="minorHAnsi" w:hint="eastAsia"/>
                  <w:sz w:val="22"/>
                </w:rPr>
                <w:t>6</w:t>
              </w:r>
            </w:ins>
            <w:ins w:id="487" w:author="강석남 부장" w:date="2023-04-12T11:16:00Z">
              <w:r w:rsidRPr="005A0FC5">
                <w:rPr>
                  <w:rFonts w:eastAsiaTheme="minorHAnsi" w:hint="eastAsia"/>
                  <w:sz w:val="22"/>
                </w:rPr>
                <w:t xml:space="preserve">년 </w:t>
              </w:r>
            </w:ins>
            <w:ins w:id="488" w:author="강석남 부장" w:date="2026-01-13T12:51:00Z" w16du:dateUtc="2026-01-13T03:51:00Z">
              <w:r>
                <w:rPr>
                  <w:rFonts w:eastAsiaTheme="minorHAnsi" w:hint="eastAsia"/>
                  <w:sz w:val="22"/>
                </w:rPr>
                <w:t>1</w:t>
              </w:r>
            </w:ins>
            <w:ins w:id="489" w:author="강석남 부장" w:date="2023-04-12T11:16:00Z">
              <w:r w:rsidRPr="005A0FC5">
                <w:rPr>
                  <w:rFonts w:eastAsiaTheme="minorHAnsi" w:hint="eastAsia"/>
                  <w:sz w:val="22"/>
                </w:rPr>
                <w:t>월</w:t>
              </w:r>
            </w:ins>
            <w:ins w:id="490" w:author="조 영봉" w:date="2021-04-27T13:34:00Z">
              <w:del w:id="491" w:author="강석남 부장" w:date="2023-04-12T11:16:00Z">
                <w:r w:rsidDel="00DF32CD">
                  <w:rPr>
                    <w:rFonts w:eastAsiaTheme="minorHAnsi" w:hint="eastAsia"/>
                    <w:sz w:val="22"/>
                  </w:rPr>
                  <w:delText>202</w:delText>
                </w:r>
              </w:del>
            </w:ins>
            <w:ins w:id="492" w:author="ybcho2" w:date="2022-09-02T13:50:00Z">
              <w:del w:id="493" w:author="강석남 부장" w:date="2023-04-12T11:16:00Z">
                <w:r w:rsidDel="00DF32CD">
                  <w:rPr>
                    <w:rFonts w:eastAsiaTheme="minorHAnsi"/>
                    <w:sz w:val="22"/>
                  </w:rPr>
                  <w:delText>3</w:delText>
                </w:r>
              </w:del>
            </w:ins>
            <w:ins w:id="494" w:author="yrbae" w:date="2022-03-14T14:25:00Z">
              <w:del w:id="495" w:author="강석남 부장" w:date="2023-04-12T11:16:00Z">
                <w:r w:rsidDel="00DF32CD">
                  <w:rPr>
                    <w:rFonts w:eastAsiaTheme="minorHAnsi"/>
                    <w:sz w:val="22"/>
                  </w:rPr>
                  <w:delText>2</w:delText>
                </w:r>
              </w:del>
            </w:ins>
            <w:ins w:id="496" w:author="조 영봉" w:date="2021-04-27T13:34:00Z">
              <w:del w:id="497" w:author="강석남 부장" w:date="2023-04-12T11:16:00Z">
                <w:r w:rsidDel="00DF32CD">
                  <w:rPr>
                    <w:rFonts w:eastAsiaTheme="minorHAnsi" w:hint="eastAsia"/>
                    <w:sz w:val="22"/>
                  </w:rPr>
                  <w:delText>1년 12</w:delText>
                </w:r>
              </w:del>
            </w:ins>
            <w:ins w:id="498" w:author="ybcho2" w:date="2022-09-02T13:49:00Z">
              <w:del w:id="499" w:author="강석남 부장" w:date="2023-04-12T11:16:00Z">
                <w:r w:rsidDel="00DF32CD">
                  <w:rPr>
                    <w:rFonts w:eastAsiaTheme="minorHAnsi"/>
                    <w:sz w:val="22"/>
                  </w:rPr>
                  <w:delText>4</w:delText>
                </w:r>
              </w:del>
            </w:ins>
            <w:ins w:id="500" w:author="조 영봉" w:date="2021-04-27T13:34:00Z">
              <w:del w:id="501" w:author="강석남 부장" w:date="2023-04-12T11:16:00Z">
                <w:r w:rsidDel="00DF32CD">
                  <w:rPr>
                    <w:rFonts w:eastAsiaTheme="minorHAnsi" w:hint="eastAsia"/>
                    <w:sz w:val="22"/>
                  </w:rPr>
                  <w:delText>월</w:delText>
                </w:r>
              </w:del>
            </w:ins>
            <w:del w:id="502" w:author="강석남 부장" w:date="2023-04-12T11:16:00Z">
              <w:r w:rsidDel="00DF32CD">
                <w:rPr>
                  <w:rFonts w:eastAsiaTheme="minorHAnsi" w:hint="eastAsia"/>
                  <w:sz w:val="22"/>
                </w:rPr>
                <w:delText>2021년 12월</w:delText>
              </w:r>
            </w:del>
          </w:p>
        </w:tc>
      </w:tr>
      <w:tr w:rsidR="00415C2F" w:rsidRPr="00024FDD" w14:paraId="5586F51B" w14:textId="77777777" w:rsidTr="00613687">
        <w:tc>
          <w:tcPr>
            <w:tcW w:w="3157" w:type="dxa"/>
            <w:tcPrChange w:id="503" w:author="yrbae" w:date="2022-03-14T14:25:00Z">
              <w:tcPr>
                <w:tcW w:w="3412" w:type="dxa"/>
              </w:tcPr>
            </w:tcPrChange>
          </w:tcPr>
          <w:p w14:paraId="71BBFFFF" w14:textId="5F2FEFFF" w:rsidR="00415C2F" w:rsidRPr="00E0517E" w:rsidRDefault="00415C2F" w:rsidP="00415C2F">
            <w:pPr>
              <w:jc w:val="center"/>
              <w:rPr>
                <w:rFonts w:eastAsiaTheme="minorHAnsi"/>
                <w:sz w:val="22"/>
              </w:rPr>
            </w:pPr>
            <w:ins w:id="504" w:author="강석남 부장" w:date="2026-01-13T12:51:00Z" w16du:dateUtc="2026-01-13T03:51:00Z">
              <w:r w:rsidRPr="0026754D">
                <w:rPr>
                  <w:rFonts w:eastAsiaTheme="minorHAnsi" w:hint="eastAsia"/>
                  <w:sz w:val="22"/>
                </w:rPr>
                <w:t xml:space="preserve">2026년 </w:t>
              </w:r>
              <w:r>
                <w:rPr>
                  <w:rFonts w:eastAsiaTheme="minorHAnsi" w:hint="eastAsia"/>
                  <w:sz w:val="22"/>
                </w:rPr>
                <w:t>2</w:t>
              </w:r>
              <w:r w:rsidRPr="0026754D">
                <w:rPr>
                  <w:rFonts w:eastAsiaTheme="minorHAnsi" w:hint="eastAsia"/>
                  <w:sz w:val="22"/>
                </w:rPr>
                <w:t>월 서비스</w:t>
              </w:r>
            </w:ins>
            <w:ins w:id="505" w:author="조 영봉" w:date="2021-04-27T13:34:00Z">
              <w:del w:id="506" w:author="강석남 부장" w:date="2023-04-12T11:15:00Z">
                <w:r w:rsidDel="00A73E52">
                  <w:rPr>
                    <w:rFonts w:eastAsiaTheme="minorHAnsi" w:hint="eastAsia"/>
                    <w:sz w:val="22"/>
                  </w:rPr>
                  <w:delText>202</w:delText>
                </w:r>
              </w:del>
            </w:ins>
            <w:ins w:id="507" w:author="yrbae" w:date="2022-03-14T14:24:00Z">
              <w:del w:id="508" w:author="강석남 부장" w:date="2023-04-12T11:15:00Z">
                <w:r w:rsidDel="00A73E52">
                  <w:rPr>
                    <w:rFonts w:eastAsiaTheme="minorHAnsi"/>
                    <w:sz w:val="22"/>
                  </w:rPr>
                  <w:delText>3</w:delText>
                </w:r>
              </w:del>
            </w:ins>
            <w:ins w:id="509" w:author="조 영봉" w:date="2021-04-27T13:34:00Z">
              <w:del w:id="510" w:author="강석남 부장" w:date="2023-04-12T11:15:00Z">
                <w:r w:rsidDel="00A73E52">
                  <w:rPr>
                    <w:rFonts w:eastAsiaTheme="minorHAnsi" w:hint="eastAsia"/>
                    <w:sz w:val="22"/>
                  </w:rPr>
                  <w:delText>2년 1월 서비스</w:delText>
                </w:r>
              </w:del>
            </w:ins>
            <w:del w:id="511" w:author="강석남 부장" w:date="2023-04-12T11:15:00Z">
              <w:r w:rsidDel="00A73E52">
                <w:rPr>
                  <w:rFonts w:eastAsiaTheme="minorHAnsi" w:hint="eastAsia"/>
                  <w:sz w:val="22"/>
                </w:rPr>
                <w:delText>2022년 1월 서비스</w:delText>
              </w:r>
            </w:del>
          </w:p>
        </w:tc>
        <w:tc>
          <w:tcPr>
            <w:tcW w:w="3622" w:type="dxa"/>
            <w:tcPrChange w:id="512" w:author="yrbae" w:date="2022-03-14T14:25:00Z">
              <w:tcPr>
                <w:tcW w:w="2410" w:type="dxa"/>
                <w:gridSpan w:val="2"/>
              </w:tcPr>
            </w:tcPrChange>
          </w:tcPr>
          <w:p w14:paraId="5458C6F5" w14:textId="3C15CAC5" w:rsidR="00415C2F" w:rsidRPr="00A0637E" w:rsidRDefault="00415C2F" w:rsidP="00415C2F">
            <w:pPr>
              <w:jc w:val="right"/>
              <w:rPr>
                <w:rFonts w:ascii="맑은 고딕" w:eastAsia="맑은 고딕" w:hAnsi="맑은 고딕"/>
                <w:color w:val="000000"/>
                <w:sz w:val="22"/>
              </w:rPr>
            </w:pPr>
            <w:ins w:id="513" w:author="강석남 부장" w:date="2026-01-13T12:54:00Z" w16du:dateUtc="2026-01-13T03:54:00Z">
              <w:r w:rsidRPr="00AB0AFB">
                <w:rPr>
                  <w:rFonts w:ascii="맑은 고딕" w:eastAsia="맑은 고딕" w:hAnsi="맑은 고딕" w:hint="eastAsia"/>
                  <w:color w:val="000000"/>
                  <w:sz w:val="22"/>
                </w:rPr>
                <w:t>11,658,300원</w:t>
              </w:r>
            </w:ins>
            <w:ins w:id="514" w:author="yrbae" w:date="2022-03-31T13:49:00Z">
              <w:del w:id="515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122,660,000</w:delText>
                </w:r>
              </w:del>
            </w:ins>
            <w:ins w:id="516" w:author="ybcho" w:date="2022-03-30T10:44:00Z">
              <w:del w:id="517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9</w:delText>
                </w:r>
              </w:del>
            </w:ins>
            <w:ins w:id="518" w:author="조 영봉" w:date="2021-04-27T13:34:00Z">
              <w:del w:id="519" w:author="강석남 부장" w:date="2023-04-12T11:17:00Z">
                <w:r w:rsidDel="002C0948">
                  <w:rPr>
                    <w:rFonts w:ascii="맑은 고딕" w:eastAsia="맑은 고딕" w:hAnsi="맑은 고딕" w:hint="eastAsia"/>
                    <w:color w:val="000000"/>
                    <w:sz w:val="22"/>
                  </w:rPr>
                  <w:delText>10</w:delText>
                </w:r>
              </w:del>
            </w:ins>
            <w:ins w:id="520" w:author="조 영봉" w:date="2021-04-28T11:04:00Z">
              <w:del w:id="521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5</w:delText>
                </w:r>
              </w:del>
            </w:ins>
            <w:ins w:id="522" w:author="조 영봉" w:date="2021-04-27T13:34:00Z">
              <w:del w:id="523" w:author="강석남 부장" w:date="2023-04-12T11:17:00Z">
                <w:r w:rsidDel="002C0948">
                  <w:rPr>
                    <w:rFonts w:ascii="맑은 고딕" w:eastAsia="맑은 고딕" w:hAnsi="맑은 고딕" w:hint="eastAsia"/>
                    <w:color w:val="000000"/>
                    <w:sz w:val="22"/>
                  </w:rPr>
                  <w:delText>,603,330원</w:delText>
                </w:r>
              </w:del>
            </w:ins>
            <w:del w:id="524" w:author="강석남 부장" w:date="2023-04-12T11:17:00Z">
              <w:r w:rsidRPr="0066738F" w:rsidDel="002C0948">
                <w:rPr>
                  <w:rFonts w:ascii="맑은 고딕" w:eastAsia="맑은 고딕" w:hAnsi="맑은 고딕" w:hint="eastAsia"/>
                  <w:b/>
                  <w:sz w:val="22"/>
                  <w:highlight w:val="yellow"/>
                </w:rPr>
                <w:delText>금액기입예정</w:delText>
              </w:r>
            </w:del>
          </w:p>
        </w:tc>
        <w:tc>
          <w:tcPr>
            <w:tcW w:w="1997" w:type="dxa"/>
            <w:tcPrChange w:id="525" w:author="yrbae" w:date="2022-03-14T14:25:00Z">
              <w:tcPr>
                <w:tcW w:w="2914" w:type="dxa"/>
              </w:tcPr>
            </w:tcPrChange>
          </w:tcPr>
          <w:p w14:paraId="6CD57F71" w14:textId="43C33486" w:rsidR="00415C2F" w:rsidRPr="00E0517E" w:rsidRDefault="00415C2F" w:rsidP="00415C2F">
            <w:pPr>
              <w:jc w:val="center"/>
              <w:rPr>
                <w:rFonts w:eastAsiaTheme="minorHAnsi"/>
                <w:sz w:val="22"/>
              </w:rPr>
            </w:pPr>
            <w:ins w:id="526" w:author="강석남 부장" w:date="2026-01-13T12:51:00Z" w16du:dateUtc="2026-01-13T03:51:00Z">
              <w:r w:rsidRPr="00FE2B9E">
                <w:rPr>
                  <w:rFonts w:eastAsiaTheme="minorHAnsi" w:hint="eastAsia"/>
                  <w:sz w:val="22"/>
                </w:rPr>
                <w:t>20</w:t>
              </w:r>
              <w:r w:rsidRPr="00FE2B9E">
                <w:rPr>
                  <w:rFonts w:eastAsiaTheme="minorHAnsi"/>
                  <w:sz w:val="22"/>
                </w:rPr>
                <w:t>2</w:t>
              </w:r>
              <w:r w:rsidRPr="00FE2B9E">
                <w:rPr>
                  <w:rFonts w:eastAsiaTheme="minorHAnsi" w:hint="eastAsia"/>
                  <w:sz w:val="22"/>
                </w:rPr>
                <w:t xml:space="preserve">6년 </w:t>
              </w:r>
              <w:r>
                <w:rPr>
                  <w:rFonts w:eastAsiaTheme="minorHAnsi" w:hint="eastAsia"/>
                  <w:sz w:val="22"/>
                </w:rPr>
                <w:t>2</w:t>
              </w:r>
              <w:r w:rsidRPr="00FE2B9E">
                <w:rPr>
                  <w:rFonts w:eastAsiaTheme="minorHAnsi" w:hint="eastAsia"/>
                  <w:sz w:val="22"/>
                </w:rPr>
                <w:t>월</w:t>
              </w:r>
            </w:ins>
            <w:ins w:id="527" w:author="조 영봉" w:date="2021-04-27T13:34:00Z">
              <w:del w:id="528" w:author="강석남 부장" w:date="2023-04-12T11:16:00Z">
                <w:r w:rsidDel="00DF32CD">
                  <w:rPr>
                    <w:rFonts w:eastAsiaTheme="minorHAnsi" w:hint="eastAsia"/>
                    <w:sz w:val="22"/>
                  </w:rPr>
                  <w:delText>202</w:delText>
                </w:r>
              </w:del>
            </w:ins>
            <w:ins w:id="529" w:author="yrbae" w:date="2022-03-14T14:25:00Z">
              <w:del w:id="530" w:author="강석남 부장" w:date="2023-04-12T11:16:00Z">
                <w:r w:rsidDel="00DF32CD">
                  <w:rPr>
                    <w:rFonts w:eastAsiaTheme="minorHAnsi"/>
                    <w:sz w:val="22"/>
                  </w:rPr>
                  <w:delText>3</w:delText>
                </w:r>
              </w:del>
            </w:ins>
            <w:ins w:id="531" w:author="조 영봉" w:date="2021-04-27T13:34:00Z">
              <w:del w:id="532" w:author="강석남 부장" w:date="2023-04-12T11:16:00Z">
                <w:r w:rsidDel="00DF32CD">
                  <w:rPr>
                    <w:rFonts w:eastAsiaTheme="minorHAnsi" w:hint="eastAsia"/>
                    <w:sz w:val="22"/>
                  </w:rPr>
                  <w:delText>2년 1월</w:delText>
                </w:r>
              </w:del>
            </w:ins>
            <w:del w:id="533" w:author="강석남 부장" w:date="2023-04-12T11:16:00Z">
              <w:r w:rsidDel="00DF32CD">
                <w:rPr>
                  <w:rFonts w:eastAsiaTheme="minorHAnsi" w:hint="eastAsia"/>
                  <w:sz w:val="22"/>
                </w:rPr>
                <w:delText>2022년 1월</w:delText>
              </w:r>
            </w:del>
          </w:p>
        </w:tc>
      </w:tr>
      <w:tr w:rsidR="00415C2F" w:rsidRPr="00024FDD" w14:paraId="40C3BAA1" w14:textId="77777777" w:rsidTr="00613687">
        <w:tc>
          <w:tcPr>
            <w:tcW w:w="3157" w:type="dxa"/>
            <w:tcPrChange w:id="534" w:author="yrbae" w:date="2022-03-14T14:25:00Z">
              <w:tcPr>
                <w:tcW w:w="3412" w:type="dxa"/>
              </w:tcPr>
            </w:tcPrChange>
          </w:tcPr>
          <w:p w14:paraId="3575EBBE" w14:textId="04BA7B30" w:rsidR="00415C2F" w:rsidRDefault="00415C2F" w:rsidP="00415C2F">
            <w:pPr>
              <w:jc w:val="center"/>
              <w:rPr>
                <w:rFonts w:eastAsiaTheme="minorHAnsi"/>
                <w:sz w:val="22"/>
              </w:rPr>
            </w:pPr>
            <w:ins w:id="535" w:author="강석남 부장" w:date="2026-01-13T12:51:00Z" w16du:dateUtc="2026-01-13T03:51:00Z">
              <w:r w:rsidRPr="0026754D">
                <w:rPr>
                  <w:rFonts w:eastAsiaTheme="minorHAnsi" w:hint="eastAsia"/>
                  <w:sz w:val="22"/>
                </w:rPr>
                <w:t xml:space="preserve">2026년 </w:t>
              </w:r>
              <w:r>
                <w:rPr>
                  <w:rFonts w:eastAsiaTheme="minorHAnsi" w:hint="eastAsia"/>
                  <w:sz w:val="22"/>
                </w:rPr>
                <w:t>3</w:t>
              </w:r>
              <w:r w:rsidRPr="0026754D">
                <w:rPr>
                  <w:rFonts w:eastAsiaTheme="minorHAnsi" w:hint="eastAsia"/>
                  <w:sz w:val="22"/>
                </w:rPr>
                <w:t>월 서비스</w:t>
              </w:r>
            </w:ins>
            <w:ins w:id="536" w:author="조 영봉" w:date="2021-04-27T13:34:00Z">
              <w:del w:id="537" w:author="강석남 부장" w:date="2023-04-12T11:15:00Z">
                <w:r w:rsidDel="00A73E52">
                  <w:rPr>
                    <w:rFonts w:eastAsiaTheme="minorHAnsi" w:hint="eastAsia"/>
                    <w:sz w:val="22"/>
                  </w:rPr>
                  <w:delText>202</w:delText>
                </w:r>
              </w:del>
            </w:ins>
            <w:ins w:id="538" w:author="yrbae" w:date="2022-03-14T14:24:00Z">
              <w:del w:id="539" w:author="강석남 부장" w:date="2023-04-12T11:15:00Z">
                <w:r w:rsidDel="00A73E52">
                  <w:rPr>
                    <w:rFonts w:eastAsiaTheme="minorHAnsi"/>
                    <w:sz w:val="22"/>
                  </w:rPr>
                  <w:delText>3</w:delText>
                </w:r>
              </w:del>
            </w:ins>
            <w:ins w:id="540" w:author="조 영봉" w:date="2021-04-27T13:34:00Z">
              <w:del w:id="541" w:author="강석남 부장" w:date="2023-04-12T11:15:00Z">
                <w:r w:rsidDel="00A73E52">
                  <w:rPr>
                    <w:rFonts w:eastAsiaTheme="minorHAnsi" w:hint="eastAsia"/>
                    <w:sz w:val="22"/>
                  </w:rPr>
                  <w:delText>2년 2월 서비스</w:delText>
                </w:r>
              </w:del>
            </w:ins>
            <w:del w:id="542" w:author="강석남 부장" w:date="2023-04-12T11:15:00Z">
              <w:r w:rsidDel="00A73E52">
                <w:rPr>
                  <w:rFonts w:eastAsiaTheme="minorHAnsi" w:hint="eastAsia"/>
                  <w:sz w:val="22"/>
                </w:rPr>
                <w:delText>2022년 2월 서비스</w:delText>
              </w:r>
            </w:del>
          </w:p>
        </w:tc>
        <w:tc>
          <w:tcPr>
            <w:tcW w:w="3622" w:type="dxa"/>
            <w:tcPrChange w:id="543" w:author="yrbae" w:date="2022-03-14T14:25:00Z">
              <w:tcPr>
                <w:tcW w:w="2410" w:type="dxa"/>
                <w:gridSpan w:val="2"/>
              </w:tcPr>
            </w:tcPrChange>
          </w:tcPr>
          <w:p w14:paraId="07E1B730" w14:textId="45665C07" w:rsidR="00415C2F" w:rsidRPr="00A0637E" w:rsidRDefault="00415C2F" w:rsidP="00415C2F">
            <w:pPr>
              <w:jc w:val="right"/>
              <w:rPr>
                <w:rFonts w:ascii="맑은 고딕" w:eastAsia="맑은 고딕" w:hAnsi="맑은 고딕"/>
                <w:color w:val="000000"/>
                <w:sz w:val="22"/>
              </w:rPr>
            </w:pPr>
            <w:ins w:id="544" w:author="강석남 부장" w:date="2026-01-13T12:54:00Z" w16du:dateUtc="2026-01-13T03:54:00Z">
              <w:r w:rsidRPr="00AB0AFB">
                <w:rPr>
                  <w:rFonts w:ascii="맑은 고딕" w:eastAsia="맑은 고딕" w:hAnsi="맑은 고딕" w:hint="eastAsia"/>
                  <w:color w:val="000000"/>
                  <w:sz w:val="22"/>
                </w:rPr>
                <w:t>11,658,300원</w:t>
              </w:r>
            </w:ins>
            <w:ins w:id="545" w:author="yrbae" w:date="2022-03-31T13:49:00Z">
              <w:del w:id="546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122,660,000</w:delText>
                </w:r>
              </w:del>
            </w:ins>
            <w:ins w:id="547" w:author="ybcho" w:date="2022-03-30T10:44:00Z">
              <w:del w:id="548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9</w:delText>
                </w:r>
              </w:del>
            </w:ins>
            <w:ins w:id="549" w:author="조 영봉" w:date="2021-04-27T13:34:00Z">
              <w:del w:id="550" w:author="강석남 부장" w:date="2023-04-12T11:17:00Z">
                <w:r w:rsidDel="002C0948">
                  <w:rPr>
                    <w:rFonts w:ascii="맑은 고딕" w:eastAsia="맑은 고딕" w:hAnsi="맑은 고딕" w:hint="eastAsia"/>
                    <w:color w:val="000000"/>
                    <w:sz w:val="22"/>
                  </w:rPr>
                  <w:delText>10</w:delText>
                </w:r>
              </w:del>
            </w:ins>
            <w:ins w:id="551" w:author="조 영봉" w:date="2021-04-28T11:04:00Z">
              <w:del w:id="552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5</w:delText>
                </w:r>
              </w:del>
            </w:ins>
            <w:ins w:id="553" w:author="조 영봉" w:date="2021-04-27T13:34:00Z">
              <w:del w:id="554" w:author="강석남 부장" w:date="2023-04-12T11:17:00Z">
                <w:r w:rsidDel="002C0948">
                  <w:rPr>
                    <w:rFonts w:ascii="맑은 고딕" w:eastAsia="맑은 고딕" w:hAnsi="맑은 고딕" w:hint="eastAsia"/>
                    <w:color w:val="000000"/>
                    <w:sz w:val="22"/>
                  </w:rPr>
                  <w:delText>,603,330원</w:delText>
                </w:r>
              </w:del>
            </w:ins>
            <w:del w:id="555" w:author="강석남 부장" w:date="2023-04-12T11:17:00Z">
              <w:r w:rsidRPr="0066738F" w:rsidDel="002C0948">
                <w:rPr>
                  <w:rFonts w:ascii="맑은 고딕" w:eastAsia="맑은 고딕" w:hAnsi="맑은 고딕" w:hint="eastAsia"/>
                  <w:b/>
                  <w:sz w:val="22"/>
                  <w:highlight w:val="yellow"/>
                </w:rPr>
                <w:delText>금액기입예정</w:delText>
              </w:r>
            </w:del>
          </w:p>
        </w:tc>
        <w:tc>
          <w:tcPr>
            <w:tcW w:w="1997" w:type="dxa"/>
            <w:tcPrChange w:id="556" w:author="yrbae" w:date="2022-03-14T14:25:00Z">
              <w:tcPr>
                <w:tcW w:w="2914" w:type="dxa"/>
              </w:tcPr>
            </w:tcPrChange>
          </w:tcPr>
          <w:p w14:paraId="793D53C6" w14:textId="335DF7F0" w:rsidR="00415C2F" w:rsidRDefault="00415C2F" w:rsidP="00415C2F">
            <w:pPr>
              <w:jc w:val="center"/>
              <w:rPr>
                <w:rFonts w:eastAsiaTheme="minorHAnsi"/>
                <w:sz w:val="22"/>
              </w:rPr>
            </w:pPr>
            <w:ins w:id="557" w:author="강석남 부장" w:date="2026-01-13T12:51:00Z" w16du:dateUtc="2026-01-13T03:51:00Z">
              <w:r w:rsidRPr="00FE2B9E">
                <w:rPr>
                  <w:rFonts w:eastAsiaTheme="minorHAnsi" w:hint="eastAsia"/>
                  <w:sz w:val="22"/>
                </w:rPr>
                <w:t>20</w:t>
              </w:r>
              <w:r w:rsidRPr="00FE2B9E">
                <w:rPr>
                  <w:rFonts w:eastAsiaTheme="minorHAnsi"/>
                  <w:sz w:val="22"/>
                </w:rPr>
                <w:t>2</w:t>
              </w:r>
              <w:r w:rsidRPr="00FE2B9E">
                <w:rPr>
                  <w:rFonts w:eastAsiaTheme="minorHAnsi" w:hint="eastAsia"/>
                  <w:sz w:val="22"/>
                </w:rPr>
                <w:t xml:space="preserve">6년 </w:t>
              </w:r>
              <w:r>
                <w:rPr>
                  <w:rFonts w:eastAsiaTheme="minorHAnsi" w:hint="eastAsia"/>
                  <w:sz w:val="22"/>
                </w:rPr>
                <w:t>3</w:t>
              </w:r>
              <w:r w:rsidRPr="00FE2B9E">
                <w:rPr>
                  <w:rFonts w:eastAsiaTheme="minorHAnsi" w:hint="eastAsia"/>
                  <w:sz w:val="22"/>
                </w:rPr>
                <w:t>월</w:t>
              </w:r>
            </w:ins>
            <w:ins w:id="558" w:author="조 영봉" w:date="2021-04-27T13:34:00Z">
              <w:del w:id="559" w:author="강석남 부장" w:date="2023-04-12T11:16:00Z">
                <w:r w:rsidDel="00DF32CD">
                  <w:rPr>
                    <w:rFonts w:eastAsiaTheme="minorHAnsi" w:hint="eastAsia"/>
                    <w:sz w:val="22"/>
                  </w:rPr>
                  <w:delText>202</w:delText>
                </w:r>
              </w:del>
            </w:ins>
            <w:ins w:id="560" w:author="yrbae" w:date="2022-03-14T14:25:00Z">
              <w:del w:id="561" w:author="강석남 부장" w:date="2023-04-12T11:16:00Z">
                <w:r w:rsidDel="00DF32CD">
                  <w:rPr>
                    <w:rFonts w:eastAsiaTheme="minorHAnsi"/>
                    <w:sz w:val="22"/>
                  </w:rPr>
                  <w:delText>3</w:delText>
                </w:r>
              </w:del>
            </w:ins>
            <w:ins w:id="562" w:author="조 영봉" w:date="2021-04-27T13:34:00Z">
              <w:del w:id="563" w:author="강석남 부장" w:date="2023-04-12T11:16:00Z">
                <w:r w:rsidDel="00DF32CD">
                  <w:rPr>
                    <w:rFonts w:eastAsiaTheme="minorHAnsi" w:hint="eastAsia"/>
                    <w:sz w:val="22"/>
                  </w:rPr>
                  <w:delText>2년 2월</w:delText>
                </w:r>
              </w:del>
            </w:ins>
            <w:del w:id="564" w:author="강석남 부장" w:date="2023-04-12T11:16:00Z">
              <w:r w:rsidDel="00DF32CD">
                <w:rPr>
                  <w:rFonts w:eastAsiaTheme="minorHAnsi" w:hint="eastAsia"/>
                  <w:sz w:val="22"/>
                </w:rPr>
                <w:delText>2022년 2월</w:delText>
              </w:r>
            </w:del>
          </w:p>
        </w:tc>
      </w:tr>
      <w:tr w:rsidR="00415C2F" w:rsidRPr="00024FDD" w14:paraId="77F341CA" w14:textId="77777777" w:rsidTr="00613687">
        <w:tc>
          <w:tcPr>
            <w:tcW w:w="3157" w:type="dxa"/>
            <w:tcPrChange w:id="565" w:author="yrbae" w:date="2022-03-14T14:25:00Z">
              <w:tcPr>
                <w:tcW w:w="3412" w:type="dxa"/>
              </w:tcPr>
            </w:tcPrChange>
          </w:tcPr>
          <w:p w14:paraId="2FDB9B50" w14:textId="7B3073DB" w:rsidR="00415C2F" w:rsidRDefault="00415C2F" w:rsidP="00415C2F">
            <w:pPr>
              <w:jc w:val="center"/>
              <w:rPr>
                <w:rFonts w:eastAsiaTheme="minorHAnsi"/>
                <w:sz w:val="22"/>
              </w:rPr>
            </w:pPr>
            <w:ins w:id="566" w:author="강석남 부장" w:date="2026-01-13T12:51:00Z" w16du:dateUtc="2026-01-13T03:51:00Z">
              <w:r w:rsidRPr="0026754D">
                <w:rPr>
                  <w:rFonts w:eastAsiaTheme="minorHAnsi" w:hint="eastAsia"/>
                  <w:sz w:val="22"/>
                </w:rPr>
                <w:t xml:space="preserve">2026년 </w:t>
              </w:r>
              <w:r>
                <w:rPr>
                  <w:rFonts w:eastAsiaTheme="minorHAnsi" w:hint="eastAsia"/>
                  <w:sz w:val="22"/>
                </w:rPr>
                <w:t>4</w:t>
              </w:r>
              <w:r w:rsidRPr="0026754D">
                <w:rPr>
                  <w:rFonts w:eastAsiaTheme="minorHAnsi" w:hint="eastAsia"/>
                  <w:sz w:val="22"/>
                </w:rPr>
                <w:t>월 서비스</w:t>
              </w:r>
            </w:ins>
            <w:ins w:id="567" w:author="조 영봉" w:date="2021-04-27T13:34:00Z">
              <w:del w:id="568" w:author="강석남 부장" w:date="2023-04-12T11:15:00Z">
                <w:r w:rsidDel="00A73E52">
                  <w:rPr>
                    <w:rFonts w:eastAsiaTheme="minorHAnsi" w:hint="eastAsia"/>
                    <w:sz w:val="22"/>
                  </w:rPr>
                  <w:delText>202</w:delText>
                </w:r>
              </w:del>
            </w:ins>
            <w:ins w:id="569" w:author="yrbae" w:date="2022-03-14T14:24:00Z">
              <w:del w:id="570" w:author="강석남 부장" w:date="2023-04-12T11:15:00Z">
                <w:r w:rsidDel="00A73E52">
                  <w:rPr>
                    <w:rFonts w:eastAsiaTheme="minorHAnsi"/>
                    <w:sz w:val="22"/>
                  </w:rPr>
                  <w:delText>3</w:delText>
                </w:r>
              </w:del>
            </w:ins>
            <w:ins w:id="571" w:author="조 영봉" w:date="2021-04-27T13:34:00Z">
              <w:del w:id="572" w:author="강석남 부장" w:date="2023-04-12T11:15:00Z">
                <w:r w:rsidDel="00A73E52">
                  <w:rPr>
                    <w:rFonts w:eastAsiaTheme="minorHAnsi" w:hint="eastAsia"/>
                    <w:sz w:val="22"/>
                  </w:rPr>
                  <w:delText>2년 3월 서비스</w:delText>
                </w:r>
              </w:del>
            </w:ins>
            <w:del w:id="573" w:author="강석남 부장" w:date="2023-04-12T11:15:00Z">
              <w:r w:rsidDel="00A73E52">
                <w:rPr>
                  <w:rFonts w:eastAsiaTheme="minorHAnsi" w:hint="eastAsia"/>
                  <w:sz w:val="22"/>
                </w:rPr>
                <w:delText>2021년 3월 서비스</w:delText>
              </w:r>
            </w:del>
          </w:p>
        </w:tc>
        <w:tc>
          <w:tcPr>
            <w:tcW w:w="3622" w:type="dxa"/>
            <w:tcPrChange w:id="574" w:author="yrbae" w:date="2022-03-14T14:25:00Z">
              <w:tcPr>
                <w:tcW w:w="2410" w:type="dxa"/>
                <w:gridSpan w:val="2"/>
              </w:tcPr>
            </w:tcPrChange>
          </w:tcPr>
          <w:p w14:paraId="16E22A53" w14:textId="03D8BED9" w:rsidR="00415C2F" w:rsidRPr="00A0637E" w:rsidRDefault="00415C2F" w:rsidP="00415C2F">
            <w:pPr>
              <w:jc w:val="right"/>
              <w:rPr>
                <w:rFonts w:ascii="맑은 고딕" w:eastAsia="맑은 고딕" w:hAnsi="맑은 고딕"/>
                <w:color w:val="000000"/>
                <w:sz w:val="22"/>
              </w:rPr>
            </w:pPr>
            <w:ins w:id="575" w:author="강석남 부장" w:date="2026-01-13T12:54:00Z" w16du:dateUtc="2026-01-13T03:54:00Z">
              <w:r w:rsidRPr="00AB0AFB">
                <w:rPr>
                  <w:rFonts w:ascii="맑은 고딕" w:eastAsia="맑은 고딕" w:hAnsi="맑은 고딕" w:hint="eastAsia"/>
                  <w:color w:val="000000"/>
                  <w:sz w:val="22"/>
                </w:rPr>
                <w:t>11,658,300원</w:t>
              </w:r>
            </w:ins>
            <w:ins w:id="576" w:author="yrbae" w:date="2022-03-31T13:49:00Z">
              <w:del w:id="577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122,660,000</w:delText>
                </w:r>
              </w:del>
            </w:ins>
            <w:ins w:id="578" w:author="ybcho" w:date="2022-03-30T10:44:00Z">
              <w:del w:id="579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9</w:delText>
                </w:r>
              </w:del>
            </w:ins>
            <w:ins w:id="580" w:author="조 영봉" w:date="2021-04-27T13:34:00Z">
              <w:del w:id="581" w:author="강석남 부장" w:date="2023-04-12T11:17:00Z">
                <w:r w:rsidDel="002C0948">
                  <w:rPr>
                    <w:rFonts w:ascii="맑은 고딕" w:eastAsia="맑은 고딕" w:hAnsi="맑은 고딕" w:hint="eastAsia"/>
                    <w:color w:val="000000"/>
                    <w:sz w:val="22"/>
                  </w:rPr>
                  <w:delText>10</w:delText>
                </w:r>
              </w:del>
            </w:ins>
            <w:ins w:id="582" w:author="조 영봉" w:date="2021-04-28T11:04:00Z">
              <w:del w:id="583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5</w:delText>
                </w:r>
              </w:del>
            </w:ins>
            <w:ins w:id="584" w:author="조 영봉" w:date="2021-04-27T13:34:00Z">
              <w:del w:id="585" w:author="강석남 부장" w:date="2023-04-12T11:17:00Z">
                <w:r w:rsidDel="002C0948">
                  <w:rPr>
                    <w:rFonts w:ascii="맑은 고딕" w:eastAsia="맑은 고딕" w:hAnsi="맑은 고딕" w:hint="eastAsia"/>
                    <w:color w:val="000000"/>
                    <w:sz w:val="22"/>
                  </w:rPr>
                  <w:delText>,603,330원</w:delText>
                </w:r>
              </w:del>
            </w:ins>
            <w:del w:id="586" w:author="강석남 부장" w:date="2023-04-12T11:17:00Z">
              <w:r w:rsidRPr="0066738F" w:rsidDel="002C0948">
                <w:rPr>
                  <w:rFonts w:ascii="맑은 고딕" w:eastAsia="맑은 고딕" w:hAnsi="맑은 고딕" w:hint="eastAsia"/>
                  <w:b/>
                  <w:sz w:val="22"/>
                  <w:highlight w:val="yellow"/>
                </w:rPr>
                <w:delText>금액기입예정</w:delText>
              </w:r>
            </w:del>
          </w:p>
        </w:tc>
        <w:tc>
          <w:tcPr>
            <w:tcW w:w="1997" w:type="dxa"/>
            <w:tcPrChange w:id="587" w:author="yrbae" w:date="2022-03-14T14:25:00Z">
              <w:tcPr>
                <w:tcW w:w="2914" w:type="dxa"/>
              </w:tcPr>
            </w:tcPrChange>
          </w:tcPr>
          <w:p w14:paraId="7D7E78F5" w14:textId="0114A003" w:rsidR="00415C2F" w:rsidRDefault="00415C2F" w:rsidP="00415C2F">
            <w:pPr>
              <w:jc w:val="center"/>
              <w:rPr>
                <w:rFonts w:eastAsiaTheme="minorHAnsi"/>
                <w:sz w:val="22"/>
              </w:rPr>
            </w:pPr>
            <w:ins w:id="588" w:author="강석남 부장" w:date="2026-01-13T12:51:00Z" w16du:dateUtc="2026-01-13T03:51:00Z">
              <w:r w:rsidRPr="00FE2B9E">
                <w:rPr>
                  <w:rFonts w:eastAsiaTheme="minorHAnsi" w:hint="eastAsia"/>
                  <w:sz w:val="22"/>
                </w:rPr>
                <w:t>20</w:t>
              </w:r>
              <w:r w:rsidRPr="00FE2B9E">
                <w:rPr>
                  <w:rFonts w:eastAsiaTheme="minorHAnsi"/>
                  <w:sz w:val="22"/>
                </w:rPr>
                <w:t>2</w:t>
              </w:r>
              <w:r w:rsidRPr="00FE2B9E">
                <w:rPr>
                  <w:rFonts w:eastAsiaTheme="minorHAnsi" w:hint="eastAsia"/>
                  <w:sz w:val="22"/>
                </w:rPr>
                <w:t xml:space="preserve">6년 </w:t>
              </w:r>
              <w:r>
                <w:rPr>
                  <w:rFonts w:eastAsiaTheme="minorHAnsi" w:hint="eastAsia"/>
                  <w:sz w:val="22"/>
                </w:rPr>
                <w:t>4</w:t>
              </w:r>
              <w:r w:rsidRPr="00FE2B9E">
                <w:rPr>
                  <w:rFonts w:eastAsiaTheme="minorHAnsi" w:hint="eastAsia"/>
                  <w:sz w:val="22"/>
                </w:rPr>
                <w:t>월</w:t>
              </w:r>
            </w:ins>
            <w:ins w:id="589" w:author="조 영봉" w:date="2021-04-27T13:34:00Z">
              <w:del w:id="590" w:author="강석남 부장" w:date="2023-04-12T11:16:00Z">
                <w:r w:rsidDel="00DF32CD">
                  <w:rPr>
                    <w:rFonts w:eastAsiaTheme="minorHAnsi" w:hint="eastAsia"/>
                    <w:sz w:val="22"/>
                  </w:rPr>
                  <w:delText>202</w:delText>
                </w:r>
              </w:del>
            </w:ins>
            <w:ins w:id="591" w:author="yrbae" w:date="2022-03-14T14:25:00Z">
              <w:del w:id="592" w:author="강석남 부장" w:date="2023-04-12T11:16:00Z">
                <w:r w:rsidDel="00DF32CD">
                  <w:rPr>
                    <w:rFonts w:eastAsiaTheme="minorHAnsi"/>
                    <w:sz w:val="22"/>
                  </w:rPr>
                  <w:delText>3</w:delText>
                </w:r>
              </w:del>
            </w:ins>
            <w:ins w:id="593" w:author="조 영봉" w:date="2021-04-27T13:34:00Z">
              <w:del w:id="594" w:author="강석남 부장" w:date="2023-04-12T11:16:00Z">
                <w:r w:rsidDel="00DF32CD">
                  <w:rPr>
                    <w:rFonts w:eastAsiaTheme="minorHAnsi" w:hint="eastAsia"/>
                    <w:sz w:val="22"/>
                  </w:rPr>
                  <w:delText>2년 3월</w:delText>
                </w:r>
              </w:del>
            </w:ins>
            <w:del w:id="595" w:author="강석남 부장" w:date="2023-04-12T11:16:00Z">
              <w:r w:rsidDel="00DF32CD">
                <w:rPr>
                  <w:rFonts w:eastAsiaTheme="minorHAnsi" w:hint="eastAsia"/>
                  <w:sz w:val="22"/>
                </w:rPr>
                <w:delText>2021년 3월</w:delText>
              </w:r>
            </w:del>
          </w:p>
        </w:tc>
      </w:tr>
      <w:tr w:rsidR="00415C2F" w:rsidRPr="00024FDD" w14:paraId="37C61ECF" w14:textId="77777777" w:rsidTr="00613687">
        <w:tc>
          <w:tcPr>
            <w:tcW w:w="3157" w:type="dxa"/>
            <w:tcPrChange w:id="596" w:author="yrbae" w:date="2022-03-14T14:25:00Z">
              <w:tcPr>
                <w:tcW w:w="3412" w:type="dxa"/>
              </w:tcPr>
            </w:tcPrChange>
          </w:tcPr>
          <w:p w14:paraId="4A2FED13" w14:textId="15F9B7BE" w:rsidR="00415C2F" w:rsidRDefault="00415C2F" w:rsidP="00415C2F">
            <w:pPr>
              <w:jc w:val="center"/>
              <w:rPr>
                <w:rFonts w:eastAsiaTheme="minorHAnsi"/>
                <w:sz w:val="22"/>
              </w:rPr>
            </w:pPr>
            <w:ins w:id="597" w:author="강석남 부장" w:date="2026-01-13T12:51:00Z" w16du:dateUtc="2026-01-13T03:51:00Z">
              <w:r w:rsidRPr="0026754D">
                <w:rPr>
                  <w:rFonts w:eastAsiaTheme="minorHAnsi" w:hint="eastAsia"/>
                  <w:sz w:val="22"/>
                </w:rPr>
                <w:t xml:space="preserve">2026년 </w:t>
              </w:r>
              <w:r>
                <w:rPr>
                  <w:rFonts w:eastAsiaTheme="minorHAnsi" w:hint="eastAsia"/>
                  <w:sz w:val="22"/>
                </w:rPr>
                <w:t>5</w:t>
              </w:r>
              <w:r w:rsidRPr="0026754D">
                <w:rPr>
                  <w:rFonts w:eastAsiaTheme="minorHAnsi" w:hint="eastAsia"/>
                  <w:sz w:val="22"/>
                </w:rPr>
                <w:t>월 서비스</w:t>
              </w:r>
            </w:ins>
            <w:ins w:id="598" w:author="조 영봉" w:date="2021-04-27T13:34:00Z">
              <w:del w:id="599" w:author="강석남 부장" w:date="2023-04-12T11:15:00Z">
                <w:r w:rsidDel="00A73E52">
                  <w:rPr>
                    <w:rFonts w:eastAsiaTheme="minorHAnsi" w:hint="eastAsia"/>
                    <w:sz w:val="22"/>
                  </w:rPr>
                  <w:delText>202</w:delText>
                </w:r>
              </w:del>
            </w:ins>
            <w:ins w:id="600" w:author="yrbae" w:date="2022-03-14T14:24:00Z">
              <w:del w:id="601" w:author="강석남 부장" w:date="2023-04-12T11:15:00Z">
                <w:r w:rsidDel="00A73E52">
                  <w:rPr>
                    <w:rFonts w:eastAsiaTheme="minorHAnsi"/>
                    <w:sz w:val="22"/>
                  </w:rPr>
                  <w:delText>3</w:delText>
                </w:r>
              </w:del>
            </w:ins>
            <w:ins w:id="602" w:author="조 영봉" w:date="2021-04-27T13:34:00Z">
              <w:del w:id="603" w:author="강석남 부장" w:date="2023-04-12T11:15:00Z">
                <w:r w:rsidDel="00A73E52">
                  <w:rPr>
                    <w:rFonts w:eastAsiaTheme="minorHAnsi" w:hint="eastAsia"/>
                    <w:sz w:val="22"/>
                  </w:rPr>
                  <w:delText>2년 4월 서비스</w:delText>
                </w:r>
              </w:del>
            </w:ins>
            <w:del w:id="604" w:author="강석남 부장" w:date="2023-04-12T11:15:00Z">
              <w:r w:rsidDel="00A73E52">
                <w:rPr>
                  <w:rFonts w:eastAsiaTheme="minorHAnsi" w:hint="eastAsia"/>
                  <w:sz w:val="22"/>
                </w:rPr>
                <w:delText>2021년 4월 서비스</w:delText>
              </w:r>
            </w:del>
          </w:p>
        </w:tc>
        <w:tc>
          <w:tcPr>
            <w:tcW w:w="3622" w:type="dxa"/>
            <w:tcPrChange w:id="605" w:author="yrbae" w:date="2022-03-14T14:25:00Z">
              <w:tcPr>
                <w:tcW w:w="2410" w:type="dxa"/>
                <w:gridSpan w:val="2"/>
              </w:tcPr>
            </w:tcPrChange>
          </w:tcPr>
          <w:p w14:paraId="2BA6D423" w14:textId="420A2C11" w:rsidR="00415C2F" w:rsidRDefault="00415C2F" w:rsidP="00415C2F">
            <w:pPr>
              <w:jc w:val="right"/>
            </w:pPr>
            <w:ins w:id="606" w:author="강석남 부장" w:date="2026-01-13T12:54:00Z" w16du:dateUtc="2026-01-13T03:54:00Z">
              <w:r w:rsidRPr="00AB0AFB">
                <w:rPr>
                  <w:rFonts w:ascii="맑은 고딕" w:eastAsia="맑은 고딕" w:hAnsi="맑은 고딕" w:hint="eastAsia"/>
                  <w:color w:val="000000"/>
                  <w:sz w:val="22"/>
                </w:rPr>
                <w:t>11,658,300원</w:t>
              </w:r>
            </w:ins>
            <w:ins w:id="607" w:author="yrbae" w:date="2022-03-31T13:49:00Z">
              <w:del w:id="608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122,660,000</w:delText>
                </w:r>
              </w:del>
            </w:ins>
            <w:ins w:id="609" w:author="ybcho" w:date="2022-03-30T10:44:00Z">
              <w:del w:id="610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9</w:delText>
                </w:r>
              </w:del>
            </w:ins>
            <w:ins w:id="611" w:author="조 영봉" w:date="2021-04-27T13:34:00Z">
              <w:del w:id="612" w:author="강석남 부장" w:date="2023-04-12T11:17:00Z">
                <w:r w:rsidDel="002C0948">
                  <w:rPr>
                    <w:rFonts w:ascii="맑은 고딕" w:eastAsia="맑은 고딕" w:hAnsi="맑은 고딕" w:hint="eastAsia"/>
                    <w:color w:val="000000"/>
                    <w:sz w:val="22"/>
                  </w:rPr>
                  <w:delText>10</w:delText>
                </w:r>
              </w:del>
            </w:ins>
            <w:ins w:id="613" w:author="조 영봉" w:date="2021-04-28T11:04:00Z">
              <w:del w:id="614" w:author="강석남 부장" w:date="2023-04-12T11:17:00Z">
                <w:r w:rsidDel="002C0948">
                  <w:rPr>
                    <w:rFonts w:ascii="맑은 고딕" w:eastAsia="맑은 고딕" w:hAnsi="맑은 고딕"/>
                    <w:color w:val="000000"/>
                    <w:sz w:val="22"/>
                  </w:rPr>
                  <w:delText>5</w:delText>
                </w:r>
              </w:del>
            </w:ins>
            <w:ins w:id="615" w:author="조 영봉" w:date="2021-04-27T13:34:00Z">
              <w:del w:id="616" w:author="강석남 부장" w:date="2023-04-12T11:17:00Z">
                <w:r w:rsidDel="002C0948">
                  <w:rPr>
                    <w:rFonts w:ascii="맑은 고딕" w:eastAsia="맑은 고딕" w:hAnsi="맑은 고딕" w:hint="eastAsia"/>
                    <w:color w:val="000000"/>
                    <w:sz w:val="22"/>
                  </w:rPr>
                  <w:delText>,603,330원</w:delText>
                </w:r>
              </w:del>
            </w:ins>
            <w:del w:id="617" w:author="강석남 부장" w:date="2023-04-12T11:17:00Z">
              <w:r w:rsidRPr="0066738F" w:rsidDel="002C0948">
                <w:rPr>
                  <w:rFonts w:ascii="맑은 고딕" w:eastAsia="맑은 고딕" w:hAnsi="맑은 고딕" w:hint="eastAsia"/>
                  <w:b/>
                  <w:sz w:val="22"/>
                  <w:highlight w:val="yellow"/>
                </w:rPr>
                <w:delText>금액기입예정</w:delText>
              </w:r>
            </w:del>
          </w:p>
        </w:tc>
        <w:tc>
          <w:tcPr>
            <w:tcW w:w="1997" w:type="dxa"/>
            <w:tcPrChange w:id="618" w:author="yrbae" w:date="2022-03-14T14:25:00Z">
              <w:tcPr>
                <w:tcW w:w="2914" w:type="dxa"/>
              </w:tcPr>
            </w:tcPrChange>
          </w:tcPr>
          <w:p w14:paraId="3A24FB36" w14:textId="389A47A9" w:rsidR="00415C2F" w:rsidRDefault="00415C2F" w:rsidP="00415C2F">
            <w:pPr>
              <w:jc w:val="center"/>
              <w:rPr>
                <w:rFonts w:eastAsiaTheme="minorHAnsi"/>
                <w:sz w:val="22"/>
              </w:rPr>
            </w:pPr>
            <w:ins w:id="619" w:author="강석남 부장" w:date="2026-01-13T12:51:00Z" w16du:dateUtc="2026-01-13T03:51:00Z">
              <w:r w:rsidRPr="00FE2B9E">
                <w:rPr>
                  <w:rFonts w:eastAsiaTheme="minorHAnsi" w:hint="eastAsia"/>
                  <w:sz w:val="22"/>
                </w:rPr>
                <w:t>20</w:t>
              </w:r>
              <w:r w:rsidRPr="00FE2B9E">
                <w:rPr>
                  <w:rFonts w:eastAsiaTheme="minorHAnsi"/>
                  <w:sz w:val="22"/>
                </w:rPr>
                <w:t>2</w:t>
              </w:r>
              <w:r w:rsidRPr="00FE2B9E">
                <w:rPr>
                  <w:rFonts w:eastAsiaTheme="minorHAnsi" w:hint="eastAsia"/>
                  <w:sz w:val="22"/>
                </w:rPr>
                <w:t xml:space="preserve">6년 </w:t>
              </w:r>
              <w:r>
                <w:rPr>
                  <w:rFonts w:eastAsiaTheme="minorHAnsi" w:hint="eastAsia"/>
                  <w:sz w:val="22"/>
                </w:rPr>
                <w:t>5</w:t>
              </w:r>
              <w:r w:rsidRPr="00FE2B9E">
                <w:rPr>
                  <w:rFonts w:eastAsiaTheme="minorHAnsi" w:hint="eastAsia"/>
                  <w:sz w:val="22"/>
                </w:rPr>
                <w:t>월</w:t>
              </w:r>
            </w:ins>
            <w:ins w:id="620" w:author="조 영봉" w:date="2021-04-27T13:34:00Z">
              <w:del w:id="621" w:author="강석남 부장" w:date="2023-04-12T11:16:00Z">
                <w:r w:rsidDel="00DF32CD">
                  <w:rPr>
                    <w:rFonts w:eastAsiaTheme="minorHAnsi" w:hint="eastAsia"/>
                    <w:sz w:val="22"/>
                  </w:rPr>
                  <w:delText>202</w:delText>
                </w:r>
              </w:del>
            </w:ins>
            <w:ins w:id="622" w:author="yrbae" w:date="2022-03-14T14:25:00Z">
              <w:del w:id="623" w:author="강석남 부장" w:date="2023-04-12T11:16:00Z">
                <w:r w:rsidDel="00DF32CD">
                  <w:rPr>
                    <w:rFonts w:eastAsiaTheme="minorHAnsi"/>
                    <w:sz w:val="22"/>
                  </w:rPr>
                  <w:delText>3</w:delText>
                </w:r>
              </w:del>
            </w:ins>
            <w:ins w:id="624" w:author="조 영봉" w:date="2021-04-27T13:34:00Z">
              <w:del w:id="625" w:author="강석남 부장" w:date="2023-04-12T11:16:00Z">
                <w:r w:rsidDel="00DF32CD">
                  <w:rPr>
                    <w:rFonts w:eastAsiaTheme="minorHAnsi" w:hint="eastAsia"/>
                    <w:sz w:val="22"/>
                  </w:rPr>
                  <w:delText>2년 4월</w:delText>
                </w:r>
              </w:del>
            </w:ins>
            <w:del w:id="626" w:author="강석남 부장" w:date="2023-04-12T11:16:00Z">
              <w:r w:rsidDel="00DF32CD">
                <w:rPr>
                  <w:rFonts w:eastAsiaTheme="minorHAnsi" w:hint="eastAsia"/>
                  <w:sz w:val="22"/>
                </w:rPr>
                <w:delText>2021년 4월</w:delText>
              </w:r>
            </w:del>
          </w:p>
        </w:tc>
      </w:tr>
      <w:tr w:rsidR="00415C2F" w:rsidRPr="00024FDD" w14:paraId="394EE5B7" w14:textId="77777777" w:rsidTr="00613687">
        <w:trPr>
          <w:ins w:id="627" w:author="강석남 부장" w:date="2024-04-02T10:42:00Z"/>
        </w:trPr>
        <w:tc>
          <w:tcPr>
            <w:tcW w:w="3157" w:type="dxa"/>
          </w:tcPr>
          <w:p w14:paraId="737962FF" w14:textId="792981AA" w:rsidR="00415C2F" w:rsidRPr="006101BD" w:rsidRDefault="00415C2F" w:rsidP="00415C2F">
            <w:pPr>
              <w:jc w:val="center"/>
              <w:rPr>
                <w:ins w:id="628" w:author="강석남 부장" w:date="2024-04-02T10:42:00Z"/>
                <w:rFonts w:eastAsiaTheme="minorHAnsi"/>
                <w:sz w:val="22"/>
              </w:rPr>
            </w:pPr>
            <w:ins w:id="629" w:author="강석남 부장" w:date="2026-01-13T12:51:00Z" w16du:dateUtc="2026-01-13T03:51:00Z">
              <w:r w:rsidRPr="0026754D">
                <w:rPr>
                  <w:rFonts w:eastAsiaTheme="minorHAnsi" w:hint="eastAsia"/>
                  <w:sz w:val="22"/>
                </w:rPr>
                <w:t xml:space="preserve">2026년 </w:t>
              </w:r>
              <w:r>
                <w:rPr>
                  <w:rFonts w:eastAsiaTheme="minorHAnsi" w:hint="eastAsia"/>
                  <w:sz w:val="22"/>
                </w:rPr>
                <w:t>6</w:t>
              </w:r>
              <w:r w:rsidRPr="0026754D">
                <w:rPr>
                  <w:rFonts w:eastAsiaTheme="minorHAnsi" w:hint="eastAsia"/>
                  <w:sz w:val="22"/>
                </w:rPr>
                <w:t>월 서비스</w:t>
              </w:r>
            </w:ins>
          </w:p>
        </w:tc>
        <w:tc>
          <w:tcPr>
            <w:tcW w:w="3622" w:type="dxa"/>
          </w:tcPr>
          <w:p w14:paraId="12D7C0E2" w14:textId="5F55B001" w:rsidR="00415C2F" w:rsidRPr="00A84C88" w:rsidRDefault="00415C2F" w:rsidP="00415C2F">
            <w:pPr>
              <w:jc w:val="right"/>
              <w:rPr>
                <w:ins w:id="630" w:author="강석남 부장" w:date="2024-04-02T10:42:00Z"/>
                <w:rFonts w:ascii="맑은 고딕" w:eastAsia="맑은 고딕" w:hAnsi="맑은 고딕"/>
                <w:color w:val="000000"/>
                <w:sz w:val="22"/>
              </w:rPr>
            </w:pPr>
            <w:ins w:id="631" w:author="강석남 부장" w:date="2026-01-13T12:54:00Z" w16du:dateUtc="2026-01-13T03:54:00Z">
              <w:r w:rsidRPr="00AB0AFB">
                <w:rPr>
                  <w:rFonts w:ascii="맑은 고딕" w:eastAsia="맑은 고딕" w:hAnsi="맑은 고딕" w:hint="eastAsia"/>
                  <w:color w:val="000000"/>
                  <w:sz w:val="22"/>
                </w:rPr>
                <w:t>11,658,300원</w:t>
              </w:r>
            </w:ins>
          </w:p>
        </w:tc>
        <w:tc>
          <w:tcPr>
            <w:tcW w:w="1997" w:type="dxa"/>
          </w:tcPr>
          <w:p w14:paraId="7A0F5578" w14:textId="0C81D00F" w:rsidR="00415C2F" w:rsidRPr="005A0FC5" w:rsidRDefault="00415C2F" w:rsidP="00415C2F">
            <w:pPr>
              <w:jc w:val="center"/>
              <w:rPr>
                <w:ins w:id="632" w:author="강석남 부장" w:date="2024-04-02T10:42:00Z"/>
                <w:rFonts w:eastAsiaTheme="minorHAnsi"/>
                <w:sz w:val="22"/>
              </w:rPr>
            </w:pPr>
            <w:ins w:id="633" w:author="강석남 부장" w:date="2026-01-13T12:51:00Z" w16du:dateUtc="2026-01-13T03:51:00Z">
              <w:r w:rsidRPr="00FE2B9E">
                <w:rPr>
                  <w:rFonts w:eastAsiaTheme="minorHAnsi" w:hint="eastAsia"/>
                  <w:sz w:val="22"/>
                </w:rPr>
                <w:t>20</w:t>
              </w:r>
              <w:r w:rsidRPr="00FE2B9E">
                <w:rPr>
                  <w:rFonts w:eastAsiaTheme="minorHAnsi"/>
                  <w:sz w:val="22"/>
                </w:rPr>
                <w:t>2</w:t>
              </w:r>
              <w:r w:rsidRPr="00FE2B9E">
                <w:rPr>
                  <w:rFonts w:eastAsiaTheme="minorHAnsi" w:hint="eastAsia"/>
                  <w:sz w:val="22"/>
                </w:rPr>
                <w:t xml:space="preserve">6년 </w:t>
              </w:r>
              <w:r>
                <w:rPr>
                  <w:rFonts w:eastAsiaTheme="minorHAnsi" w:hint="eastAsia"/>
                  <w:sz w:val="22"/>
                </w:rPr>
                <w:t>6</w:t>
              </w:r>
              <w:r w:rsidRPr="00FE2B9E">
                <w:rPr>
                  <w:rFonts w:eastAsiaTheme="minorHAnsi" w:hint="eastAsia"/>
                  <w:sz w:val="22"/>
                </w:rPr>
                <w:t>월</w:t>
              </w:r>
            </w:ins>
          </w:p>
        </w:tc>
      </w:tr>
      <w:tr w:rsidR="00415C2F" w:rsidRPr="00024FDD" w14:paraId="5F69628F" w14:textId="77777777" w:rsidTr="00613687">
        <w:trPr>
          <w:ins w:id="634" w:author="강석남 부장" w:date="2024-04-02T10:42:00Z"/>
        </w:trPr>
        <w:tc>
          <w:tcPr>
            <w:tcW w:w="3157" w:type="dxa"/>
          </w:tcPr>
          <w:p w14:paraId="22CF608B" w14:textId="20ACD638" w:rsidR="00415C2F" w:rsidRPr="006101BD" w:rsidRDefault="00415C2F" w:rsidP="00415C2F">
            <w:pPr>
              <w:jc w:val="center"/>
              <w:rPr>
                <w:ins w:id="635" w:author="강석남 부장" w:date="2024-04-02T10:42:00Z"/>
                <w:rFonts w:eastAsiaTheme="minorHAnsi"/>
                <w:sz w:val="22"/>
              </w:rPr>
            </w:pPr>
            <w:ins w:id="636" w:author="강석남 부장" w:date="2026-01-13T12:51:00Z" w16du:dateUtc="2026-01-13T03:51:00Z">
              <w:r w:rsidRPr="0026754D">
                <w:rPr>
                  <w:rFonts w:eastAsiaTheme="minorHAnsi" w:hint="eastAsia"/>
                  <w:sz w:val="22"/>
                </w:rPr>
                <w:t xml:space="preserve">2026년 </w:t>
              </w:r>
              <w:r>
                <w:rPr>
                  <w:rFonts w:eastAsiaTheme="minorHAnsi" w:hint="eastAsia"/>
                  <w:sz w:val="22"/>
                </w:rPr>
                <w:t>7</w:t>
              </w:r>
              <w:r w:rsidRPr="0026754D">
                <w:rPr>
                  <w:rFonts w:eastAsiaTheme="minorHAnsi" w:hint="eastAsia"/>
                  <w:sz w:val="22"/>
                </w:rPr>
                <w:t>월 서비스</w:t>
              </w:r>
            </w:ins>
          </w:p>
        </w:tc>
        <w:tc>
          <w:tcPr>
            <w:tcW w:w="3622" w:type="dxa"/>
          </w:tcPr>
          <w:p w14:paraId="08B77DC8" w14:textId="62B28AF1" w:rsidR="00415C2F" w:rsidRPr="00A84C88" w:rsidRDefault="00415C2F" w:rsidP="00415C2F">
            <w:pPr>
              <w:jc w:val="right"/>
              <w:rPr>
                <w:ins w:id="637" w:author="강석남 부장" w:date="2024-04-02T10:42:00Z"/>
                <w:rFonts w:ascii="맑은 고딕" w:eastAsia="맑은 고딕" w:hAnsi="맑은 고딕"/>
                <w:color w:val="000000"/>
                <w:sz w:val="22"/>
              </w:rPr>
            </w:pPr>
            <w:ins w:id="638" w:author="강석남 부장" w:date="2026-01-13T12:54:00Z" w16du:dateUtc="2026-01-13T03:54:00Z">
              <w:r w:rsidRPr="00AB0AFB">
                <w:rPr>
                  <w:rFonts w:ascii="맑은 고딕" w:eastAsia="맑은 고딕" w:hAnsi="맑은 고딕" w:hint="eastAsia"/>
                  <w:color w:val="000000"/>
                  <w:sz w:val="22"/>
                </w:rPr>
                <w:t>11,658,300원</w:t>
              </w:r>
            </w:ins>
          </w:p>
        </w:tc>
        <w:tc>
          <w:tcPr>
            <w:tcW w:w="1997" w:type="dxa"/>
          </w:tcPr>
          <w:p w14:paraId="02610780" w14:textId="63DA5CDF" w:rsidR="00415C2F" w:rsidRPr="005A0FC5" w:rsidRDefault="00415C2F" w:rsidP="00415C2F">
            <w:pPr>
              <w:jc w:val="center"/>
              <w:rPr>
                <w:ins w:id="639" w:author="강석남 부장" w:date="2024-04-02T10:42:00Z"/>
                <w:rFonts w:eastAsiaTheme="minorHAnsi"/>
                <w:sz w:val="22"/>
              </w:rPr>
            </w:pPr>
            <w:ins w:id="640" w:author="강석남 부장" w:date="2026-01-13T12:51:00Z" w16du:dateUtc="2026-01-13T03:51:00Z">
              <w:r w:rsidRPr="00FE2B9E">
                <w:rPr>
                  <w:rFonts w:eastAsiaTheme="minorHAnsi" w:hint="eastAsia"/>
                  <w:sz w:val="22"/>
                </w:rPr>
                <w:t>20</w:t>
              </w:r>
              <w:r w:rsidRPr="00FE2B9E">
                <w:rPr>
                  <w:rFonts w:eastAsiaTheme="minorHAnsi"/>
                  <w:sz w:val="22"/>
                </w:rPr>
                <w:t>2</w:t>
              </w:r>
              <w:r w:rsidRPr="00FE2B9E">
                <w:rPr>
                  <w:rFonts w:eastAsiaTheme="minorHAnsi" w:hint="eastAsia"/>
                  <w:sz w:val="22"/>
                </w:rPr>
                <w:t xml:space="preserve">6년 </w:t>
              </w:r>
              <w:r>
                <w:rPr>
                  <w:rFonts w:eastAsiaTheme="minorHAnsi" w:hint="eastAsia"/>
                  <w:sz w:val="22"/>
                </w:rPr>
                <w:t>7</w:t>
              </w:r>
              <w:r w:rsidRPr="00FE2B9E">
                <w:rPr>
                  <w:rFonts w:eastAsiaTheme="minorHAnsi" w:hint="eastAsia"/>
                  <w:sz w:val="22"/>
                </w:rPr>
                <w:t>월</w:t>
              </w:r>
            </w:ins>
          </w:p>
        </w:tc>
      </w:tr>
      <w:tr w:rsidR="00415C2F" w:rsidRPr="00024FDD" w14:paraId="219AE8F2" w14:textId="77777777" w:rsidTr="00613687">
        <w:trPr>
          <w:ins w:id="641" w:author="강석남 부장" w:date="2024-04-02T10:42:00Z"/>
        </w:trPr>
        <w:tc>
          <w:tcPr>
            <w:tcW w:w="3157" w:type="dxa"/>
          </w:tcPr>
          <w:p w14:paraId="68F6F678" w14:textId="614E231A" w:rsidR="00415C2F" w:rsidRPr="006101BD" w:rsidRDefault="00415C2F" w:rsidP="00415C2F">
            <w:pPr>
              <w:jc w:val="center"/>
              <w:rPr>
                <w:ins w:id="642" w:author="강석남 부장" w:date="2024-04-02T10:42:00Z"/>
                <w:rFonts w:eastAsiaTheme="minorHAnsi"/>
                <w:sz w:val="22"/>
              </w:rPr>
            </w:pPr>
            <w:ins w:id="643" w:author="강석남 부장" w:date="2026-01-13T12:51:00Z" w16du:dateUtc="2026-01-13T03:51:00Z">
              <w:r w:rsidRPr="0026754D">
                <w:rPr>
                  <w:rFonts w:eastAsiaTheme="minorHAnsi" w:hint="eastAsia"/>
                  <w:sz w:val="22"/>
                </w:rPr>
                <w:t xml:space="preserve">2026년 </w:t>
              </w:r>
              <w:r>
                <w:rPr>
                  <w:rFonts w:eastAsiaTheme="minorHAnsi" w:hint="eastAsia"/>
                  <w:sz w:val="22"/>
                </w:rPr>
                <w:t>8</w:t>
              </w:r>
              <w:r w:rsidRPr="0026754D">
                <w:rPr>
                  <w:rFonts w:eastAsiaTheme="minorHAnsi" w:hint="eastAsia"/>
                  <w:sz w:val="22"/>
                </w:rPr>
                <w:t>월 서비스</w:t>
              </w:r>
            </w:ins>
          </w:p>
        </w:tc>
        <w:tc>
          <w:tcPr>
            <w:tcW w:w="3622" w:type="dxa"/>
          </w:tcPr>
          <w:p w14:paraId="655A475D" w14:textId="4D146FE5" w:rsidR="00415C2F" w:rsidRPr="00A84C88" w:rsidRDefault="00415C2F" w:rsidP="00415C2F">
            <w:pPr>
              <w:jc w:val="right"/>
              <w:rPr>
                <w:ins w:id="644" w:author="강석남 부장" w:date="2024-04-02T10:42:00Z"/>
                <w:rFonts w:ascii="맑은 고딕" w:eastAsia="맑은 고딕" w:hAnsi="맑은 고딕"/>
                <w:color w:val="000000"/>
                <w:sz w:val="22"/>
              </w:rPr>
            </w:pPr>
            <w:ins w:id="645" w:author="강석남 부장" w:date="2026-01-13T12:54:00Z" w16du:dateUtc="2026-01-13T03:54:00Z">
              <w:r w:rsidRPr="00AB0AFB">
                <w:rPr>
                  <w:rFonts w:ascii="맑은 고딕" w:eastAsia="맑은 고딕" w:hAnsi="맑은 고딕" w:hint="eastAsia"/>
                  <w:color w:val="000000"/>
                  <w:sz w:val="22"/>
                </w:rPr>
                <w:t>11,658,300원</w:t>
              </w:r>
            </w:ins>
          </w:p>
        </w:tc>
        <w:tc>
          <w:tcPr>
            <w:tcW w:w="1997" w:type="dxa"/>
          </w:tcPr>
          <w:p w14:paraId="53709898" w14:textId="3B40783D" w:rsidR="00415C2F" w:rsidRPr="005A0FC5" w:rsidRDefault="00415C2F" w:rsidP="00415C2F">
            <w:pPr>
              <w:jc w:val="center"/>
              <w:rPr>
                <w:ins w:id="646" w:author="강석남 부장" w:date="2024-04-02T10:42:00Z"/>
                <w:rFonts w:eastAsiaTheme="minorHAnsi"/>
                <w:sz w:val="22"/>
              </w:rPr>
            </w:pPr>
            <w:ins w:id="647" w:author="강석남 부장" w:date="2026-01-13T12:51:00Z" w16du:dateUtc="2026-01-13T03:51:00Z">
              <w:r w:rsidRPr="00FE2B9E">
                <w:rPr>
                  <w:rFonts w:eastAsiaTheme="minorHAnsi" w:hint="eastAsia"/>
                  <w:sz w:val="22"/>
                </w:rPr>
                <w:t>20</w:t>
              </w:r>
              <w:r w:rsidRPr="00FE2B9E">
                <w:rPr>
                  <w:rFonts w:eastAsiaTheme="minorHAnsi"/>
                  <w:sz w:val="22"/>
                </w:rPr>
                <w:t>2</w:t>
              </w:r>
              <w:r w:rsidRPr="00FE2B9E">
                <w:rPr>
                  <w:rFonts w:eastAsiaTheme="minorHAnsi" w:hint="eastAsia"/>
                  <w:sz w:val="22"/>
                </w:rPr>
                <w:t xml:space="preserve">6년 </w:t>
              </w:r>
              <w:r>
                <w:rPr>
                  <w:rFonts w:eastAsiaTheme="minorHAnsi" w:hint="eastAsia"/>
                  <w:sz w:val="22"/>
                </w:rPr>
                <w:t>8</w:t>
              </w:r>
              <w:r w:rsidRPr="00FE2B9E">
                <w:rPr>
                  <w:rFonts w:eastAsiaTheme="minorHAnsi" w:hint="eastAsia"/>
                  <w:sz w:val="22"/>
                </w:rPr>
                <w:t>월</w:t>
              </w:r>
            </w:ins>
          </w:p>
        </w:tc>
      </w:tr>
      <w:tr w:rsidR="00415C2F" w:rsidRPr="00024FDD" w14:paraId="6BA6E72B" w14:textId="77777777" w:rsidTr="00613687">
        <w:trPr>
          <w:ins w:id="648" w:author="강석남 부장" w:date="2024-04-02T10:42:00Z"/>
        </w:trPr>
        <w:tc>
          <w:tcPr>
            <w:tcW w:w="3157" w:type="dxa"/>
          </w:tcPr>
          <w:p w14:paraId="4EE74AB4" w14:textId="3FB5D900" w:rsidR="00415C2F" w:rsidRPr="006101BD" w:rsidRDefault="00415C2F" w:rsidP="00415C2F">
            <w:pPr>
              <w:jc w:val="center"/>
              <w:rPr>
                <w:ins w:id="649" w:author="강석남 부장" w:date="2024-04-02T10:42:00Z"/>
                <w:rFonts w:eastAsiaTheme="minorHAnsi"/>
                <w:sz w:val="22"/>
              </w:rPr>
            </w:pPr>
            <w:ins w:id="650" w:author="강석남 부장" w:date="2026-01-13T12:51:00Z" w16du:dateUtc="2026-01-13T03:51:00Z">
              <w:r w:rsidRPr="0026754D">
                <w:rPr>
                  <w:rFonts w:eastAsiaTheme="minorHAnsi" w:hint="eastAsia"/>
                  <w:sz w:val="22"/>
                </w:rPr>
                <w:t xml:space="preserve">2026년 </w:t>
              </w:r>
              <w:r>
                <w:rPr>
                  <w:rFonts w:eastAsiaTheme="minorHAnsi" w:hint="eastAsia"/>
                  <w:sz w:val="22"/>
                </w:rPr>
                <w:t>9</w:t>
              </w:r>
              <w:r w:rsidRPr="0026754D">
                <w:rPr>
                  <w:rFonts w:eastAsiaTheme="minorHAnsi" w:hint="eastAsia"/>
                  <w:sz w:val="22"/>
                </w:rPr>
                <w:t>월 서비스</w:t>
              </w:r>
            </w:ins>
          </w:p>
        </w:tc>
        <w:tc>
          <w:tcPr>
            <w:tcW w:w="3622" w:type="dxa"/>
          </w:tcPr>
          <w:p w14:paraId="1A29BD79" w14:textId="1BB82E5A" w:rsidR="00415C2F" w:rsidRPr="00A84C88" w:rsidRDefault="00415C2F" w:rsidP="00415C2F">
            <w:pPr>
              <w:jc w:val="right"/>
              <w:rPr>
                <w:ins w:id="651" w:author="강석남 부장" w:date="2024-04-02T10:42:00Z"/>
                <w:rFonts w:ascii="맑은 고딕" w:eastAsia="맑은 고딕" w:hAnsi="맑은 고딕"/>
                <w:color w:val="000000"/>
                <w:sz w:val="22"/>
              </w:rPr>
            </w:pPr>
            <w:ins w:id="652" w:author="강석남 부장" w:date="2026-01-13T12:54:00Z" w16du:dateUtc="2026-01-13T03:54:00Z">
              <w:r w:rsidRPr="00AB0AFB">
                <w:rPr>
                  <w:rFonts w:ascii="맑은 고딕" w:eastAsia="맑은 고딕" w:hAnsi="맑은 고딕" w:hint="eastAsia"/>
                  <w:color w:val="000000"/>
                  <w:sz w:val="22"/>
                </w:rPr>
                <w:t>11,658,300원</w:t>
              </w:r>
            </w:ins>
          </w:p>
        </w:tc>
        <w:tc>
          <w:tcPr>
            <w:tcW w:w="1997" w:type="dxa"/>
          </w:tcPr>
          <w:p w14:paraId="4E569BE1" w14:textId="5033A049" w:rsidR="00415C2F" w:rsidRPr="005A0FC5" w:rsidRDefault="00415C2F" w:rsidP="00415C2F">
            <w:pPr>
              <w:jc w:val="center"/>
              <w:rPr>
                <w:ins w:id="653" w:author="강석남 부장" w:date="2024-04-02T10:42:00Z"/>
                <w:rFonts w:eastAsiaTheme="minorHAnsi"/>
                <w:sz w:val="22"/>
              </w:rPr>
            </w:pPr>
            <w:ins w:id="654" w:author="강석남 부장" w:date="2026-01-13T12:51:00Z" w16du:dateUtc="2026-01-13T03:51:00Z">
              <w:r w:rsidRPr="00FE2B9E">
                <w:rPr>
                  <w:rFonts w:eastAsiaTheme="minorHAnsi" w:hint="eastAsia"/>
                  <w:sz w:val="22"/>
                </w:rPr>
                <w:t>20</w:t>
              </w:r>
              <w:r w:rsidRPr="00FE2B9E">
                <w:rPr>
                  <w:rFonts w:eastAsiaTheme="minorHAnsi"/>
                  <w:sz w:val="22"/>
                </w:rPr>
                <w:t>2</w:t>
              </w:r>
              <w:r w:rsidRPr="00FE2B9E">
                <w:rPr>
                  <w:rFonts w:eastAsiaTheme="minorHAnsi" w:hint="eastAsia"/>
                  <w:sz w:val="22"/>
                </w:rPr>
                <w:t xml:space="preserve">6년 </w:t>
              </w:r>
              <w:r>
                <w:rPr>
                  <w:rFonts w:eastAsiaTheme="minorHAnsi" w:hint="eastAsia"/>
                  <w:sz w:val="22"/>
                </w:rPr>
                <w:t>9</w:t>
              </w:r>
              <w:r w:rsidRPr="00FE2B9E">
                <w:rPr>
                  <w:rFonts w:eastAsiaTheme="minorHAnsi" w:hint="eastAsia"/>
                  <w:sz w:val="22"/>
                </w:rPr>
                <w:t>월</w:t>
              </w:r>
            </w:ins>
          </w:p>
        </w:tc>
      </w:tr>
      <w:tr w:rsidR="00415C2F" w:rsidRPr="00024FDD" w14:paraId="69953ABD" w14:textId="77777777" w:rsidTr="00613687">
        <w:trPr>
          <w:ins w:id="655" w:author="강석남 부장" w:date="2024-04-02T10:42:00Z"/>
        </w:trPr>
        <w:tc>
          <w:tcPr>
            <w:tcW w:w="3157" w:type="dxa"/>
          </w:tcPr>
          <w:p w14:paraId="4E25EC48" w14:textId="38910631" w:rsidR="00415C2F" w:rsidRPr="006101BD" w:rsidRDefault="00415C2F" w:rsidP="00415C2F">
            <w:pPr>
              <w:jc w:val="center"/>
              <w:rPr>
                <w:ins w:id="656" w:author="강석남 부장" w:date="2024-04-02T10:42:00Z"/>
                <w:rFonts w:eastAsiaTheme="minorHAnsi"/>
                <w:sz w:val="22"/>
              </w:rPr>
            </w:pPr>
            <w:ins w:id="657" w:author="강석남 부장" w:date="2026-01-13T12:51:00Z" w16du:dateUtc="2026-01-13T03:51:00Z">
              <w:r w:rsidRPr="0026754D">
                <w:rPr>
                  <w:rFonts w:eastAsiaTheme="minorHAnsi" w:hint="eastAsia"/>
                  <w:sz w:val="22"/>
                </w:rPr>
                <w:t xml:space="preserve">2026년 </w:t>
              </w:r>
              <w:r>
                <w:rPr>
                  <w:rFonts w:eastAsiaTheme="minorHAnsi" w:hint="eastAsia"/>
                  <w:sz w:val="22"/>
                </w:rPr>
                <w:t>10</w:t>
              </w:r>
              <w:r w:rsidRPr="0026754D">
                <w:rPr>
                  <w:rFonts w:eastAsiaTheme="minorHAnsi" w:hint="eastAsia"/>
                  <w:sz w:val="22"/>
                </w:rPr>
                <w:t>월 서비스</w:t>
              </w:r>
            </w:ins>
          </w:p>
        </w:tc>
        <w:tc>
          <w:tcPr>
            <w:tcW w:w="3622" w:type="dxa"/>
          </w:tcPr>
          <w:p w14:paraId="1FE65AC1" w14:textId="56B46E68" w:rsidR="00415C2F" w:rsidRPr="00A84C88" w:rsidRDefault="00415C2F" w:rsidP="00415C2F">
            <w:pPr>
              <w:jc w:val="right"/>
              <w:rPr>
                <w:ins w:id="658" w:author="강석남 부장" w:date="2024-04-02T10:42:00Z"/>
                <w:rFonts w:ascii="맑은 고딕" w:eastAsia="맑은 고딕" w:hAnsi="맑은 고딕"/>
                <w:color w:val="000000"/>
                <w:sz w:val="22"/>
              </w:rPr>
            </w:pPr>
            <w:ins w:id="659" w:author="강석남 부장" w:date="2026-01-13T12:54:00Z" w16du:dateUtc="2026-01-13T03:54:00Z">
              <w:r w:rsidRPr="00AB0AFB">
                <w:rPr>
                  <w:rFonts w:ascii="맑은 고딕" w:eastAsia="맑은 고딕" w:hAnsi="맑은 고딕" w:hint="eastAsia"/>
                  <w:color w:val="000000"/>
                  <w:sz w:val="22"/>
                </w:rPr>
                <w:t>11,658,300원</w:t>
              </w:r>
            </w:ins>
          </w:p>
        </w:tc>
        <w:tc>
          <w:tcPr>
            <w:tcW w:w="1997" w:type="dxa"/>
          </w:tcPr>
          <w:p w14:paraId="6334545C" w14:textId="5E59FF8F" w:rsidR="00415C2F" w:rsidRPr="005A0FC5" w:rsidRDefault="00415C2F" w:rsidP="00415C2F">
            <w:pPr>
              <w:jc w:val="center"/>
              <w:rPr>
                <w:ins w:id="660" w:author="강석남 부장" w:date="2024-04-02T10:42:00Z"/>
                <w:rFonts w:eastAsiaTheme="minorHAnsi"/>
                <w:sz w:val="22"/>
              </w:rPr>
            </w:pPr>
            <w:ins w:id="661" w:author="강석남 부장" w:date="2026-01-13T12:51:00Z" w16du:dateUtc="2026-01-13T03:51:00Z">
              <w:r w:rsidRPr="00FE2B9E">
                <w:rPr>
                  <w:rFonts w:eastAsiaTheme="minorHAnsi" w:hint="eastAsia"/>
                  <w:sz w:val="22"/>
                </w:rPr>
                <w:t>20</w:t>
              </w:r>
              <w:r w:rsidRPr="00FE2B9E">
                <w:rPr>
                  <w:rFonts w:eastAsiaTheme="minorHAnsi"/>
                  <w:sz w:val="22"/>
                </w:rPr>
                <w:t>2</w:t>
              </w:r>
              <w:r w:rsidRPr="00FE2B9E">
                <w:rPr>
                  <w:rFonts w:eastAsiaTheme="minorHAnsi" w:hint="eastAsia"/>
                  <w:sz w:val="22"/>
                </w:rPr>
                <w:t>6년 1</w:t>
              </w:r>
              <w:r>
                <w:rPr>
                  <w:rFonts w:eastAsiaTheme="minorHAnsi" w:hint="eastAsia"/>
                  <w:sz w:val="22"/>
                </w:rPr>
                <w:t>0</w:t>
              </w:r>
              <w:r w:rsidRPr="00FE2B9E">
                <w:rPr>
                  <w:rFonts w:eastAsiaTheme="minorHAnsi" w:hint="eastAsia"/>
                  <w:sz w:val="22"/>
                </w:rPr>
                <w:t>월</w:t>
              </w:r>
            </w:ins>
          </w:p>
        </w:tc>
      </w:tr>
      <w:tr w:rsidR="00415C2F" w:rsidRPr="00024FDD" w14:paraId="63200D56" w14:textId="77777777" w:rsidTr="00613687">
        <w:trPr>
          <w:ins w:id="662" w:author="강석남 부장" w:date="2024-04-02T10:42:00Z"/>
        </w:trPr>
        <w:tc>
          <w:tcPr>
            <w:tcW w:w="3157" w:type="dxa"/>
          </w:tcPr>
          <w:p w14:paraId="1CFB6564" w14:textId="3B3BC4CC" w:rsidR="00415C2F" w:rsidRPr="006101BD" w:rsidRDefault="00415C2F" w:rsidP="00415C2F">
            <w:pPr>
              <w:jc w:val="center"/>
              <w:rPr>
                <w:ins w:id="663" w:author="강석남 부장" w:date="2024-04-02T10:42:00Z"/>
                <w:rFonts w:eastAsiaTheme="minorHAnsi"/>
                <w:sz w:val="22"/>
              </w:rPr>
            </w:pPr>
            <w:ins w:id="664" w:author="강석남 부장" w:date="2026-01-13T12:51:00Z" w16du:dateUtc="2026-01-13T03:51:00Z">
              <w:r w:rsidRPr="0026754D">
                <w:rPr>
                  <w:rFonts w:eastAsiaTheme="minorHAnsi" w:hint="eastAsia"/>
                  <w:sz w:val="22"/>
                </w:rPr>
                <w:t>2026년 1</w:t>
              </w:r>
              <w:r>
                <w:rPr>
                  <w:rFonts w:eastAsiaTheme="minorHAnsi" w:hint="eastAsia"/>
                  <w:sz w:val="22"/>
                </w:rPr>
                <w:t>1</w:t>
              </w:r>
              <w:r w:rsidRPr="0026754D">
                <w:rPr>
                  <w:rFonts w:eastAsiaTheme="minorHAnsi" w:hint="eastAsia"/>
                  <w:sz w:val="22"/>
                </w:rPr>
                <w:t>월 서비스</w:t>
              </w:r>
            </w:ins>
          </w:p>
        </w:tc>
        <w:tc>
          <w:tcPr>
            <w:tcW w:w="3622" w:type="dxa"/>
          </w:tcPr>
          <w:p w14:paraId="736D630D" w14:textId="64CD0D16" w:rsidR="00415C2F" w:rsidRPr="00A84C88" w:rsidRDefault="00415C2F" w:rsidP="00415C2F">
            <w:pPr>
              <w:jc w:val="right"/>
              <w:rPr>
                <w:ins w:id="665" w:author="강석남 부장" w:date="2024-04-02T10:42:00Z"/>
                <w:rFonts w:ascii="맑은 고딕" w:eastAsia="맑은 고딕" w:hAnsi="맑은 고딕"/>
                <w:color w:val="000000"/>
                <w:sz w:val="22"/>
              </w:rPr>
            </w:pPr>
            <w:ins w:id="666" w:author="강석남 부장" w:date="2026-01-13T12:54:00Z" w16du:dateUtc="2026-01-13T03:54:00Z">
              <w:r w:rsidRPr="00AB0AFB">
                <w:rPr>
                  <w:rFonts w:ascii="맑은 고딕" w:eastAsia="맑은 고딕" w:hAnsi="맑은 고딕" w:hint="eastAsia"/>
                  <w:color w:val="000000"/>
                  <w:sz w:val="22"/>
                </w:rPr>
                <w:t>11,658,300원</w:t>
              </w:r>
            </w:ins>
          </w:p>
        </w:tc>
        <w:tc>
          <w:tcPr>
            <w:tcW w:w="1997" w:type="dxa"/>
          </w:tcPr>
          <w:p w14:paraId="467DCCA1" w14:textId="1196689A" w:rsidR="00415C2F" w:rsidRPr="005A0FC5" w:rsidRDefault="00415C2F" w:rsidP="00415C2F">
            <w:pPr>
              <w:jc w:val="center"/>
              <w:rPr>
                <w:ins w:id="667" w:author="강석남 부장" w:date="2024-04-02T10:42:00Z"/>
                <w:rFonts w:eastAsiaTheme="minorHAnsi"/>
                <w:sz w:val="22"/>
              </w:rPr>
            </w:pPr>
            <w:ins w:id="668" w:author="강석남 부장" w:date="2026-01-13T12:51:00Z" w16du:dateUtc="2026-01-13T03:51:00Z">
              <w:r w:rsidRPr="00FE2B9E">
                <w:rPr>
                  <w:rFonts w:eastAsiaTheme="minorHAnsi" w:hint="eastAsia"/>
                  <w:sz w:val="22"/>
                </w:rPr>
                <w:t>20</w:t>
              </w:r>
              <w:r w:rsidRPr="00FE2B9E">
                <w:rPr>
                  <w:rFonts w:eastAsiaTheme="minorHAnsi"/>
                  <w:sz w:val="22"/>
                </w:rPr>
                <w:t>2</w:t>
              </w:r>
              <w:r w:rsidRPr="00FE2B9E">
                <w:rPr>
                  <w:rFonts w:eastAsiaTheme="minorHAnsi" w:hint="eastAsia"/>
                  <w:sz w:val="22"/>
                </w:rPr>
                <w:t>6년 1</w:t>
              </w:r>
            </w:ins>
            <w:ins w:id="669" w:author="강석남 부장" w:date="2026-01-13T12:52:00Z" w16du:dateUtc="2026-01-13T03:52:00Z">
              <w:r>
                <w:rPr>
                  <w:rFonts w:eastAsiaTheme="minorHAnsi" w:hint="eastAsia"/>
                  <w:sz w:val="22"/>
                </w:rPr>
                <w:t>1</w:t>
              </w:r>
            </w:ins>
            <w:ins w:id="670" w:author="강석남 부장" w:date="2026-01-13T12:51:00Z" w16du:dateUtc="2026-01-13T03:51:00Z">
              <w:r w:rsidRPr="00FE2B9E">
                <w:rPr>
                  <w:rFonts w:eastAsiaTheme="minorHAnsi" w:hint="eastAsia"/>
                  <w:sz w:val="22"/>
                </w:rPr>
                <w:t>월</w:t>
              </w:r>
            </w:ins>
          </w:p>
        </w:tc>
      </w:tr>
      <w:tr w:rsidR="00415C2F" w:rsidRPr="00024FDD" w14:paraId="2F9D60FF" w14:textId="77777777" w:rsidTr="00613687">
        <w:trPr>
          <w:ins w:id="671" w:author="강석남 부장" w:date="2024-04-02T10:42:00Z"/>
        </w:trPr>
        <w:tc>
          <w:tcPr>
            <w:tcW w:w="3157" w:type="dxa"/>
          </w:tcPr>
          <w:p w14:paraId="5FAC75B4" w14:textId="46FD978B" w:rsidR="00415C2F" w:rsidRPr="006101BD" w:rsidRDefault="00415C2F" w:rsidP="00415C2F">
            <w:pPr>
              <w:jc w:val="center"/>
              <w:rPr>
                <w:ins w:id="672" w:author="강석남 부장" w:date="2024-04-02T10:42:00Z"/>
                <w:rFonts w:eastAsiaTheme="minorHAnsi"/>
                <w:sz w:val="22"/>
              </w:rPr>
            </w:pPr>
            <w:ins w:id="673" w:author="강석남 부장" w:date="2026-01-13T12:51:00Z" w16du:dateUtc="2026-01-13T03:51:00Z">
              <w:r w:rsidRPr="0026754D">
                <w:rPr>
                  <w:rFonts w:eastAsiaTheme="minorHAnsi" w:hint="eastAsia"/>
                  <w:sz w:val="22"/>
                </w:rPr>
                <w:t>2026년 1</w:t>
              </w:r>
              <w:r>
                <w:rPr>
                  <w:rFonts w:eastAsiaTheme="minorHAnsi" w:hint="eastAsia"/>
                  <w:sz w:val="22"/>
                </w:rPr>
                <w:t>2</w:t>
              </w:r>
              <w:r w:rsidRPr="0026754D">
                <w:rPr>
                  <w:rFonts w:eastAsiaTheme="minorHAnsi" w:hint="eastAsia"/>
                  <w:sz w:val="22"/>
                </w:rPr>
                <w:t>월 서비스</w:t>
              </w:r>
            </w:ins>
          </w:p>
        </w:tc>
        <w:tc>
          <w:tcPr>
            <w:tcW w:w="3622" w:type="dxa"/>
          </w:tcPr>
          <w:p w14:paraId="762C75F2" w14:textId="4AB071BC" w:rsidR="00415C2F" w:rsidRPr="00A84C88" w:rsidRDefault="00415C2F" w:rsidP="00415C2F">
            <w:pPr>
              <w:jc w:val="right"/>
              <w:rPr>
                <w:ins w:id="674" w:author="강석남 부장" w:date="2024-04-02T10:42:00Z"/>
                <w:rFonts w:ascii="맑은 고딕" w:eastAsia="맑은 고딕" w:hAnsi="맑은 고딕"/>
                <w:color w:val="000000"/>
                <w:sz w:val="22"/>
              </w:rPr>
            </w:pPr>
            <w:ins w:id="675" w:author="강석남 부장" w:date="2026-01-13T12:54:00Z" w16du:dateUtc="2026-01-13T03:54:00Z">
              <w:r w:rsidRPr="00AB0AFB">
                <w:rPr>
                  <w:rFonts w:ascii="맑은 고딕" w:eastAsia="맑은 고딕" w:hAnsi="맑은 고딕" w:hint="eastAsia"/>
                  <w:color w:val="000000"/>
                  <w:sz w:val="22"/>
                </w:rPr>
                <w:t>11,658,</w:t>
              </w:r>
              <w:r>
                <w:rPr>
                  <w:rFonts w:ascii="맑은 고딕" w:eastAsia="맑은 고딕" w:hAnsi="맑은 고딕" w:hint="eastAsia"/>
                  <w:color w:val="000000"/>
                  <w:sz w:val="22"/>
                </w:rPr>
                <w:t>7</w:t>
              </w:r>
              <w:r w:rsidRPr="00AB0AFB">
                <w:rPr>
                  <w:rFonts w:ascii="맑은 고딕" w:eastAsia="맑은 고딕" w:hAnsi="맑은 고딕" w:hint="eastAsia"/>
                  <w:color w:val="000000"/>
                  <w:sz w:val="22"/>
                </w:rPr>
                <w:t>00원</w:t>
              </w:r>
            </w:ins>
          </w:p>
        </w:tc>
        <w:tc>
          <w:tcPr>
            <w:tcW w:w="1997" w:type="dxa"/>
          </w:tcPr>
          <w:p w14:paraId="22B5B2E9" w14:textId="32066903" w:rsidR="00415C2F" w:rsidRPr="005A0FC5" w:rsidRDefault="00415C2F" w:rsidP="00415C2F">
            <w:pPr>
              <w:jc w:val="center"/>
              <w:rPr>
                <w:ins w:id="676" w:author="강석남 부장" w:date="2024-04-02T10:42:00Z"/>
                <w:rFonts w:eastAsiaTheme="minorHAnsi"/>
                <w:sz w:val="22"/>
              </w:rPr>
            </w:pPr>
            <w:ins w:id="677" w:author="강석남 부장" w:date="2026-01-13T12:51:00Z" w16du:dateUtc="2026-01-13T03:51:00Z">
              <w:r w:rsidRPr="00FE2B9E">
                <w:rPr>
                  <w:rFonts w:eastAsiaTheme="minorHAnsi" w:hint="eastAsia"/>
                  <w:sz w:val="22"/>
                </w:rPr>
                <w:t>20</w:t>
              </w:r>
              <w:r w:rsidRPr="00FE2B9E">
                <w:rPr>
                  <w:rFonts w:eastAsiaTheme="minorHAnsi"/>
                  <w:sz w:val="22"/>
                </w:rPr>
                <w:t>2</w:t>
              </w:r>
              <w:r w:rsidRPr="00FE2B9E">
                <w:rPr>
                  <w:rFonts w:eastAsiaTheme="minorHAnsi" w:hint="eastAsia"/>
                  <w:sz w:val="22"/>
                </w:rPr>
                <w:t>6년 1</w:t>
              </w:r>
            </w:ins>
            <w:ins w:id="678" w:author="강석남 부장" w:date="2026-01-13T12:52:00Z" w16du:dateUtc="2026-01-13T03:52:00Z">
              <w:r>
                <w:rPr>
                  <w:rFonts w:eastAsiaTheme="minorHAnsi" w:hint="eastAsia"/>
                  <w:sz w:val="22"/>
                </w:rPr>
                <w:t>2</w:t>
              </w:r>
            </w:ins>
            <w:ins w:id="679" w:author="강석남 부장" w:date="2026-01-13T12:51:00Z" w16du:dateUtc="2026-01-13T03:51:00Z">
              <w:r w:rsidRPr="00FE2B9E">
                <w:rPr>
                  <w:rFonts w:eastAsiaTheme="minorHAnsi" w:hint="eastAsia"/>
                  <w:sz w:val="22"/>
                </w:rPr>
                <w:t>월</w:t>
              </w:r>
            </w:ins>
          </w:p>
        </w:tc>
      </w:tr>
      <w:tr w:rsidR="00623863" w:rsidRPr="00024FDD" w14:paraId="0F715F41" w14:textId="77777777" w:rsidTr="00613687">
        <w:tc>
          <w:tcPr>
            <w:tcW w:w="3157" w:type="dxa"/>
            <w:tcPrChange w:id="680" w:author="yrbae" w:date="2022-03-14T14:25:00Z">
              <w:tcPr>
                <w:tcW w:w="3412" w:type="dxa"/>
              </w:tcPr>
            </w:tcPrChange>
          </w:tcPr>
          <w:p w14:paraId="4698BD05" w14:textId="5312774F" w:rsidR="00623863" w:rsidRPr="001574FB" w:rsidRDefault="00623863" w:rsidP="00623863">
            <w:pPr>
              <w:jc w:val="center"/>
              <w:rPr>
                <w:rFonts w:eastAsiaTheme="minorHAnsi"/>
                <w:b/>
                <w:bCs/>
                <w:sz w:val="22"/>
                <w:rPrChange w:id="681" w:author="강석남 부장" w:date="2024-04-02T11:04:00Z">
                  <w:rPr>
                    <w:rFonts w:eastAsiaTheme="minorHAnsi"/>
                    <w:sz w:val="22"/>
                  </w:rPr>
                </w:rPrChange>
              </w:rPr>
            </w:pPr>
            <w:ins w:id="682" w:author="조 영봉" w:date="2021-04-27T13:34:00Z">
              <w:r w:rsidRPr="001574FB">
                <w:rPr>
                  <w:rFonts w:eastAsiaTheme="minorHAnsi" w:hint="eastAsia"/>
                  <w:b/>
                  <w:bCs/>
                  <w:sz w:val="22"/>
                  <w:rPrChange w:id="683" w:author="강석남 부장" w:date="2024-04-02T11:04:00Z">
                    <w:rPr>
                      <w:rFonts w:eastAsiaTheme="minorHAnsi" w:hint="eastAsia"/>
                      <w:sz w:val="22"/>
                    </w:rPr>
                  </w:rPrChange>
                </w:rPr>
                <w:t>총</w:t>
              </w:r>
              <w:r w:rsidRPr="001574FB">
                <w:rPr>
                  <w:rFonts w:eastAsiaTheme="minorHAnsi"/>
                  <w:b/>
                  <w:bCs/>
                  <w:sz w:val="22"/>
                  <w:rPrChange w:id="684" w:author="강석남 부장" w:date="2024-04-02T11:04:00Z">
                    <w:rPr>
                      <w:rFonts w:eastAsiaTheme="minorHAnsi"/>
                      <w:sz w:val="22"/>
                    </w:rPr>
                  </w:rPrChange>
                </w:rPr>
                <w:t xml:space="preserve"> </w:t>
              </w:r>
              <w:r w:rsidRPr="001574FB">
                <w:rPr>
                  <w:rFonts w:eastAsiaTheme="minorHAnsi" w:hint="eastAsia"/>
                  <w:b/>
                  <w:bCs/>
                  <w:sz w:val="22"/>
                  <w:rPrChange w:id="685" w:author="강석남 부장" w:date="2024-04-02T11:04:00Z">
                    <w:rPr>
                      <w:rFonts w:eastAsiaTheme="minorHAnsi" w:hint="eastAsia"/>
                      <w:sz w:val="22"/>
                    </w:rPr>
                  </w:rPrChange>
                </w:rPr>
                <w:t>계</w:t>
              </w:r>
            </w:ins>
            <w:del w:id="686" w:author="조 영봉" w:date="2021-04-27T13:34:00Z">
              <w:r w:rsidRPr="001574FB" w:rsidDel="00DC405A">
                <w:rPr>
                  <w:rFonts w:eastAsiaTheme="minorHAnsi" w:hint="eastAsia"/>
                  <w:b/>
                  <w:bCs/>
                  <w:sz w:val="22"/>
                  <w:rPrChange w:id="687" w:author="강석남 부장" w:date="2024-04-02T11:04:00Z">
                    <w:rPr>
                      <w:rFonts w:eastAsiaTheme="minorHAnsi" w:hint="eastAsia"/>
                      <w:sz w:val="22"/>
                    </w:rPr>
                  </w:rPrChange>
                </w:rPr>
                <w:delText>총</w:delText>
              </w:r>
              <w:r w:rsidRPr="001574FB" w:rsidDel="00DC405A">
                <w:rPr>
                  <w:rFonts w:eastAsiaTheme="minorHAnsi"/>
                  <w:b/>
                  <w:bCs/>
                  <w:sz w:val="22"/>
                  <w:rPrChange w:id="688" w:author="강석남 부장" w:date="2024-04-02T11:04:00Z">
                    <w:rPr>
                      <w:rFonts w:eastAsiaTheme="minorHAnsi"/>
                      <w:sz w:val="22"/>
                    </w:rPr>
                  </w:rPrChange>
                </w:rPr>
                <w:delText xml:space="preserve"> </w:delText>
              </w:r>
              <w:r w:rsidRPr="001574FB" w:rsidDel="00DC405A">
                <w:rPr>
                  <w:rFonts w:eastAsiaTheme="minorHAnsi" w:hint="eastAsia"/>
                  <w:b/>
                  <w:bCs/>
                  <w:sz w:val="22"/>
                  <w:rPrChange w:id="689" w:author="강석남 부장" w:date="2024-04-02T11:04:00Z">
                    <w:rPr>
                      <w:rFonts w:eastAsiaTheme="minorHAnsi" w:hint="eastAsia"/>
                      <w:sz w:val="22"/>
                    </w:rPr>
                  </w:rPrChange>
                </w:rPr>
                <w:delText>계</w:delText>
              </w:r>
            </w:del>
          </w:p>
        </w:tc>
        <w:tc>
          <w:tcPr>
            <w:tcW w:w="3622" w:type="dxa"/>
            <w:tcPrChange w:id="690" w:author="yrbae" w:date="2022-03-14T14:25:00Z">
              <w:tcPr>
                <w:tcW w:w="2410" w:type="dxa"/>
                <w:gridSpan w:val="2"/>
              </w:tcPr>
            </w:tcPrChange>
          </w:tcPr>
          <w:p w14:paraId="6C985024" w14:textId="711A13E3" w:rsidR="00623863" w:rsidRPr="001574FB" w:rsidRDefault="00623863" w:rsidP="00623863">
            <w:pPr>
              <w:jc w:val="right"/>
              <w:rPr>
                <w:rFonts w:eastAsiaTheme="minorHAnsi"/>
                <w:b/>
                <w:bCs/>
                <w:sz w:val="22"/>
                <w:rPrChange w:id="691" w:author="강석남 부장" w:date="2024-04-02T11:04:00Z">
                  <w:rPr>
                    <w:rFonts w:eastAsiaTheme="minorHAnsi"/>
                    <w:sz w:val="22"/>
                  </w:rPr>
                </w:rPrChange>
              </w:rPr>
            </w:pPr>
            <w:ins w:id="692" w:author="조 영봉" w:date="2021-04-27T13:34:00Z">
              <w:del w:id="693" w:author="yrbae" w:date="2022-03-14T14:25:00Z">
                <w:r w:rsidRPr="001574FB" w:rsidDel="00613687">
                  <w:rPr>
                    <w:rFonts w:eastAsiaTheme="minorHAnsi"/>
                    <w:b/>
                    <w:bCs/>
                    <w:sz w:val="22"/>
                    <w:rPrChange w:id="694" w:author="강석남 부장" w:date="2024-04-02T11:04:00Z">
                      <w:rPr>
                        <w:rFonts w:eastAsiaTheme="minorHAnsi"/>
                        <w:sz w:val="22"/>
                      </w:rPr>
                    </w:rPrChange>
                  </w:rPr>
                  <w:delText>1,2</w:delText>
                </w:r>
              </w:del>
            </w:ins>
            <w:ins w:id="695" w:author="조 영봉" w:date="2021-04-28T11:04:00Z">
              <w:del w:id="696" w:author="yrbae" w:date="2022-03-14T14:25:00Z">
                <w:r w:rsidRPr="001574FB" w:rsidDel="00613687">
                  <w:rPr>
                    <w:rFonts w:eastAsiaTheme="minorHAnsi"/>
                    <w:b/>
                    <w:bCs/>
                    <w:sz w:val="22"/>
                    <w:rPrChange w:id="697" w:author="강석남 부장" w:date="2024-04-02T11:04:00Z">
                      <w:rPr>
                        <w:rFonts w:eastAsiaTheme="minorHAnsi"/>
                        <w:sz w:val="22"/>
                      </w:rPr>
                    </w:rPrChange>
                  </w:rPr>
                  <w:delText>67</w:delText>
                </w:r>
              </w:del>
            </w:ins>
            <w:ins w:id="698" w:author="조 영봉" w:date="2021-04-27T13:34:00Z">
              <w:del w:id="699" w:author="yrbae" w:date="2022-03-14T14:25:00Z">
                <w:r w:rsidRPr="001574FB" w:rsidDel="00613687">
                  <w:rPr>
                    <w:rFonts w:eastAsiaTheme="minorHAnsi"/>
                    <w:b/>
                    <w:bCs/>
                    <w:sz w:val="22"/>
                    <w:rPrChange w:id="700" w:author="강석남 부장" w:date="2024-04-02T11:04:00Z">
                      <w:rPr>
                        <w:rFonts w:eastAsiaTheme="minorHAnsi"/>
                        <w:sz w:val="22"/>
                      </w:rPr>
                    </w:rPrChange>
                  </w:rPr>
                  <w:delText>,240,000</w:delText>
                </w:r>
              </w:del>
            </w:ins>
            <w:ins w:id="701" w:author="yrbae" w:date="2022-03-14T14:25:00Z">
              <w:del w:id="702" w:author="ybcho2" w:date="2022-09-02T13:50:00Z">
                <w:r w:rsidRPr="001574FB" w:rsidDel="002F6CD4">
                  <w:rPr>
                    <w:rFonts w:eastAsiaTheme="minorHAnsi"/>
                    <w:b/>
                    <w:bCs/>
                    <w:sz w:val="22"/>
                    <w:rPrChange w:id="703" w:author="강석남 부장" w:date="2024-04-02T11:04:00Z">
                      <w:rPr>
                        <w:rFonts w:eastAsiaTheme="minorHAnsi"/>
                        <w:sz w:val="22"/>
                      </w:rPr>
                    </w:rPrChange>
                  </w:rPr>
                  <w:delText>1,</w:delText>
                </w:r>
              </w:del>
            </w:ins>
            <w:ins w:id="704" w:author="yrbae" w:date="2022-03-29T13:27:00Z">
              <w:del w:id="705" w:author="ybcho2" w:date="2022-09-02T13:50:00Z">
                <w:r w:rsidRPr="001574FB" w:rsidDel="002F6CD4">
                  <w:rPr>
                    <w:rFonts w:eastAsiaTheme="minorHAnsi"/>
                    <w:b/>
                    <w:bCs/>
                    <w:sz w:val="22"/>
                    <w:rPrChange w:id="706" w:author="강석남 부장" w:date="2024-04-02T11:04:00Z">
                      <w:rPr>
                        <w:rFonts w:eastAsiaTheme="minorHAnsi"/>
                        <w:sz w:val="22"/>
                      </w:rPr>
                    </w:rPrChange>
                  </w:rPr>
                  <w:delText>455</w:delText>
                </w:r>
              </w:del>
            </w:ins>
            <w:ins w:id="707" w:author="ybcho" w:date="2022-03-30T10:44:00Z">
              <w:del w:id="708" w:author="ybcho2" w:date="2022-09-02T13:50:00Z">
                <w:r w:rsidRPr="001574FB" w:rsidDel="002F6CD4">
                  <w:rPr>
                    <w:rFonts w:eastAsiaTheme="minorHAnsi"/>
                    <w:b/>
                    <w:bCs/>
                    <w:sz w:val="22"/>
                    <w:rPrChange w:id="709" w:author="강석남 부장" w:date="2024-04-02T11:04:00Z">
                      <w:rPr>
                        <w:rFonts w:eastAsiaTheme="minorHAnsi"/>
                        <w:sz w:val="22"/>
                      </w:rPr>
                    </w:rPrChange>
                  </w:rPr>
                  <w:delText>551</w:delText>
                </w:r>
              </w:del>
            </w:ins>
            <w:ins w:id="710" w:author="yrbae" w:date="2022-03-31T13:49:00Z">
              <w:del w:id="711" w:author="ybcho2" w:date="2022-09-02T13:50:00Z">
                <w:r w:rsidRPr="001574FB" w:rsidDel="002F6CD4">
                  <w:rPr>
                    <w:rFonts w:eastAsiaTheme="minorHAnsi"/>
                    <w:b/>
                    <w:bCs/>
                    <w:sz w:val="22"/>
                    <w:rPrChange w:id="712" w:author="강석남 부장" w:date="2024-04-02T11:04:00Z">
                      <w:rPr>
                        <w:rFonts w:eastAsiaTheme="minorHAnsi"/>
                        <w:sz w:val="22"/>
                      </w:rPr>
                    </w:rPrChange>
                  </w:rPr>
                  <w:delText>471</w:delText>
                </w:r>
              </w:del>
            </w:ins>
            <w:ins w:id="713" w:author="ybcho2" w:date="2022-09-02T13:50:00Z">
              <w:del w:id="714" w:author="강석남 부장" w:date="2023-11-06T14:45:00Z">
                <w:r w:rsidRPr="001574FB" w:rsidDel="00D67849">
                  <w:rPr>
                    <w:rFonts w:eastAsiaTheme="minorHAnsi"/>
                    <w:b/>
                    <w:bCs/>
                    <w:sz w:val="22"/>
                    <w:rPrChange w:id="715" w:author="강석남 부장" w:date="2024-04-02T11:04:00Z">
                      <w:rPr>
                        <w:rFonts w:eastAsiaTheme="minorHAnsi"/>
                        <w:sz w:val="22"/>
                      </w:rPr>
                    </w:rPrChange>
                  </w:rPr>
                  <w:delText>1</w:delText>
                </w:r>
              </w:del>
              <w:del w:id="716" w:author="강석남 부장" w:date="2023-04-12T11:17:00Z">
                <w:r w:rsidRPr="001574FB" w:rsidDel="00930E69">
                  <w:rPr>
                    <w:rFonts w:eastAsiaTheme="minorHAnsi"/>
                    <w:b/>
                    <w:bCs/>
                    <w:sz w:val="22"/>
                    <w:rPrChange w:id="717" w:author="강석남 부장" w:date="2024-04-02T11:04:00Z">
                      <w:rPr>
                        <w:rFonts w:eastAsiaTheme="minorHAnsi"/>
                        <w:sz w:val="22"/>
                      </w:rPr>
                    </w:rPrChange>
                  </w:rPr>
                  <w:delText>50</w:delText>
                </w:r>
              </w:del>
            </w:ins>
            <w:ins w:id="718" w:author="yrbae" w:date="2022-03-14T14:25:00Z">
              <w:del w:id="719" w:author="강석남 부장" w:date="2023-11-06T14:45:00Z">
                <w:r w:rsidRPr="001574FB" w:rsidDel="00D67849">
                  <w:rPr>
                    <w:rFonts w:eastAsiaTheme="minorHAnsi"/>
                    <w:b/>
                    <w:bCs/>
                    <w:sz w:val="22"/>
                    <w:rPrChange w:id="720" w:author="강석남 부장" w:date="2024-04-02T11:04:00Z">
                      <w:rPr>
                        <w:rFonts w:eastAsiaTheme="minorHAnsi"/>
                        <w:sz w:val="22"/>
                      </w:rPr>
                    </w:rPrChange>
                  </w:rPr>
                  <w:delText>,92</w:delText>
                </w:r>
              </w:del>
            </w:ins>
            <w:ins w:id="721" w:author="ybcho" w:date="2022-03-30T10:44:00Z">
              <w:del w:id="722" w:author="강석남 부장" w:date="2023-11-06T14:45:00Z">
                <w:r w:rsidRPr="001574FB" w:rsidDel="00D67849">
                  <w:rPr>
                    <w:rFonts w:eastAsiaTheme="minorHAnsi"/>
                    <w:b/>
                    <w:bCs/>
                    <w:sz w:val="22"/>
                    <w:rPrChange w:id="723" w:author="강석남 부장" w:date="2024-04-02T11:04:00Z">
                      <w:rPr>
                        <w:rFonts w:eastAsiaTheme="minorHAnsi"/>
                        <w:sz w:val="22"/>
                      </w:rPr>
                    </w:rPrChange>
                  </w:rPr>
                  <w:delText>92</w:delText>
                </w:r>
              </w:del>
            </w:ins>
            <w:ins w:id="724" w:author="ybcho2" w:date="2022-09-02T13:50:00Z">
              <w:del w:id="725" w:author="강석남 부장" w:date="2023-04-12T11:17:00Z">
                <w:r w:rsidRPr="001574FB" w:rsidDel="00930E69">
                  <w:rPr>
                    <w:rFonts w:eastAsiaTheme="minorHAnsi"/>
                    <w:b/>
                    <w:bCs/>
                    <w:sz w:val="22"/>
                    <w:rPrChange w:id="726" w:author="강석남 부장" w:date="2024-04-02T11:04:00Z">
                      <w:rPr>
                        <w:rFonts w:eastAsiaTheme="minorHAnsi"/>
                        <w:sz w:val="22"/>
                      </w:rPr>
                    </w:rPrChange>
                  </w:rPr>
                  <w:delText>00</w:delText>
                </w:r>
              </w:del>
            </w:ins>
            <w:ins w:id="727" w:author="yrbae" w:date="2022-03-29T13:27:00Z">
              <w:del w:id="728" w:author="강석남 부장" w:date="2023-11-06T14:45:00Z">
                <w:r w:rsidRPr="001574FB" w:rsidDel="00D67849">
                  <w:rPr>
                    <w:rFonts w:eastAsiaTheme="minorHAnsi"/>
                    <w:b/>
                    <w:bCs/>
                    <w:sz w:val="22"/>
                    <w:rPrChange w:id="729" w:author="강석남 부장" w:date="2024-04-02T11:04:00Z">
                      <w:rPr>
                        <w:rFonts w:eastAsiaTheme="minorHAnsi"/>
                        <w:sz w:val="22"/>
                      </w:rPr>
                    </w:rPrChange>
                  </w:rPr>
                  <w:delText>0</w:delText>
                </w:r>
              </w:del>
            </w:ins>
            <w:ins w:id="730" w:author="yrbae" w:date="2022-03-14T14:25:00Z">
              <w:del w:id="731" w:author="강석남 부장" w:date="2023-11-06T14:45:00Z">
                <w:r w:rsidRPr="001574FB" w:rsidDel="00D67849">
                  <w:rPr>
                    <w:rFonts w:eastAsiaTheme="minorHAnsi"/>
                    <w:b/>
                    <w:bCs/>
                    <w:sz w:val="22"/>
                    <w:rPrChange w:id="732" w:author="강석남 부장" w:date="2024-04-02T11:04:00Z">
                      <w:rPr>
                        <w:rFonts w:eastAsiaTheme="minorHAnsi"/>
                        <w:sz w:val="22"/>
                      </w:rPr>
                    </w:rPrChange>
                  </w:rPr>
                  <w:delText>,000</w:delText>
                </w:r>
              </w:del>
            </w:ins>
            <w:ins w:id="733" w:author="강석남 부장" w:date="2026-01-13T12:55:00Z" w16du:dateUtc="2026-01-13T03:55:00Z">
              <w:r w:rsidR="00415C2F">
                <w:rPr>
                  <w:rFonts w:eastAsiaTheme="minorHAnsi" w:hint="eastAsia"/>
                  <w:b/>
                  <w:bCs/>
                  <w:sz w:val="22"/>
                </w:rPr>
                <w:t>139,900,000원</w:t>
              </w:r>
            </w:ins>
            <w:ins w:id="734" w:author="조 영봉" w:date="2021-04-27T13:34:00Z">
              <w:del w:id="735" w:author="강석남 부장" w:date="2026-01-13T12:55:00Z" w16du:dateUtc="2026-01-13T03:55:00Z">
                <w:r w:rsidRPr="001574FB" w:rsidDel="00415C2F">
                  <w:rPr>
                    <w:rFonts w:eastAsiaTheme="minorHAnsi" w:hint="eastAsia"/>
                    <w:b/>
                    <w:bCs/>
                    <w:sz w:val="22"/>
                    <w:rPrChange w:id="736" w:author="강석남 부장" w:date="2024-04-02T11:04:00Z">
                      <w:rPr>
                        <w:rFonts w:eastAsiaTheme="minorHAnsi" w:hint="eastAsia"/>
                        <w:sz w:val="22"/>
                      </w:rPr>
                    </w:rPrChange>
                  </w:rPr>
                  <w:delText>원</w:delText>
                </w:r>
              </w:del>
            </w:ins>
            <w:del w:id="737" w:author="강석남 부장" w:date="2026-01-13T12:55:00Z" w16du:dateUtc="2026-01-13T03:55:00Z">
              <w:r w:rsidRPr="001574FB" w:rsidDel="00415C2F">
                <w:rPr>
                  <w:rFonts w:ascii="맑은 고딕" w:eastAsia="맑은 고딕" w:hAnsi="맑은 고딕" w:hint="eastAsia"/>
                  <w:b/>
                  <w:bCs/>
                  <w:sz w:val="22"/>
                  <w:highlight w:val="yellow"/>
                </w:rPr>
                <w:delText>금액기입예정</w:delText>
              </w:r>
            </w:del>
          </w:p>
        </w:tc>
        <w:tc>
          <w:tcPr>
            <w:tcW w:w="1997" w:type="dxa"/>
            <w:tcPrChange w:id="738" w:author="yrbae" w:date="2022-03-14T14:25:00Z">
              <w:tcPr>
                <w:tcW w:w="2914" w:type="dxa"/>
              </w:tcPr>
            </w:tcPrChange>
          </w:tcPr>
          <w:p w14:paraId="2A47616D" w14:textId="77777777" w:rsidR="00623863" w:rsidRPr="001574FB" w:rsidRDefault="00623863" w:rsidP="00623863">
            <w:pPr>
              <w:jc w:val="center"/>
              <w:rPr>
                <w:rFonts w:eastAsiaTheme="minorHAnsi"/>
                <w:b/>
                <w:bCs/>
                <w:sz w:val="22"/>
                <w:rPrChange w:id="739" w:author="강석남 부장" w:date="2024-04-02T11:04:00Z">
                  <w:rPr>
                    <w:rFonts w:eastAsiaTheme="minorHAnsi"/>
                    <w:sz w:val="22"/>
                  </w:rPr>
                </w:rPrChange>
              </w:rPr>
            </w:pPr>
          </w:p>
        </w:tc>
      </w:tr>
    </w:tbl>
    <w:p w14:paraId="0B5FED20" w14:textId="7DB65480" w:rsidR="004D74B1" w:rsidRDefault="00943AFB" w:rsidP="00943AFB">
      <w:pPr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- </w:t>
      </w:r>
      <w:r w:rsidR="00F713E8">
        <w:rPr>
          <w:rFonts w:eastAsiaTheme="minorHAnsi" w:hint="eastAsia"/>
          <w:sz w:val="24"/>
          <w:szCs w:val="24"/>
        </w:rPr>
        <w:t xml:space="preserve">매월 </w:t>
      </w:r>
      <w:r w:rsidR="00F713E8">
        <w:rPr>
          <w:rFonts w:eastAsiaTheme="minorHAnsi"/>
          <w:sz w:val="24"/>
          <w:szCs w:val="24"/>
        </w:rPr>
        <w:t>“</w:t>
      </w:r>
      <w:r w:rsidR="00D777EF">
        <w:rPr>
          <w:rFonts w:eastAsiaTheme="minorHAnsi" w:hint="eastAsia"/>
          <w:sz w:val="24"/>
          <w:szCs w:val="24"/>
        </w:rPr>
        <w:t>을</w:t>
      </w:r>
      <w:r w:rsidR="00F713E8">
        <w:rPr>
          <w:rFonts w:eastAsiaTheme="minorHAnsi"/>
          <w:sz w:val="24"/>
          <w:szCs w:val="24"/>
        </w:rPr>
        <w:t>”</w:t>
      </w:r>
      <w:r w:rsidR="00F713E8">
        <w:rPr>
          <w:rFonts w:eastAsiaTheme="minorHAnsi" w:hint="eastAsia"/>
          <w:sz w:val="24"/>
          <w:szCs w:val="24"/>
        </w:rPr>
        <w:t xml:space="preserve">이 </w:t>
      </w:r>
      <w:r w:rsidR="002F0FB3" w:rsidRPr="00C372C6">
        <w:rPr>
          <w:rFonts w:eastAsiaTheme="minorHAnsi"/>
          <w:sz w:val="24"/>
          <w:szCs w:val="24"/>
        </w:rPr>
        <w:t>세금계산서</w:t>
      </w:r>
      <w:r w:rsidR="00D66AD2">
        <w:rPr>
          <w:rFonts w:eastAsiaTheme="minorHAnsi" w:hint="eastAsia"/>
          <w:sz w:val="24"/>
          <w:szCs w:val="24"/>
        </w:rPr>
        <w:t>를 발행하고</w:t>
      </w:r>
      <w:r w:rsidR="00561CE1">
        <w:rPr>
          <w:rFonts w:eastAsiaTheme="minorHAnsi" w:hint="eastAsia"/>
          <w:sz w:val="24"/>
          <w:szCs w:val="24"/>
        </w:rPr>
        <w:t>,</w:t>
      </w:r>
      <w:r w:rsidR="00D66AD2">
        <w:rPr>
          <w:rFonts w:eastAsiaTheme="minorHAnsi" w:hint="eastAsia"/>
          <w:sz w:val="24"/>
          <w:szCs w:val="24"/>
        </w:rPr>
        <w:t xml:space="preserve"> </w:t>
      </w:r>
      <w:r w:rsidR="00D777EF">
        <w:rPr>
          <w:rFonts w:eastAsiaTheme="minorHAnsi"/>
          <w:sz w:val="24"/>
          <w:szCs w:val="24"/>
        </w:rPr>
        <w:t>“</w:t>
      </w:r>
      <w:r w:rsidR="00D777EF">
        <w:rPr>
          <w:rFonts w:eastAsiaTheme="minorHAnsi" w:hint="eastAsia"/>
          <w:sz w:val="24"/>
          <w:szCs w:val="24"/>
        </w:rPr>
        <w:t>갑</w:t>
      </w:r>
      <w:r w:rsidR="00D777EF">
        <w:rPr>
          <w:rFonts w:eastAsiaTheme="minorHAnsi"/>
          <w:sz w:val="24"/>
          <w:szCs w:val="24"/>
        </w:rPr>
        <w:t>”</w:t>
      </w:r>
      <w:r w:rsidR="00D777EF">
        <w:rPr>
          <w:rFonts w:eastAsiaTheme="minorHAnsi" w:hint="eastAsia"/>
          <w:sz w:val="24"/>
          <w:szCs w:val="24"/>
        </w:rPr>
        <w:t xml:space="preserve">이 </w:t>
      </w:r>
      <w:r w:rsidR="00561CE1">
        <w:rPr>
          <w:rFonts w:eastAsiaTheme="minorHAnsi" w:hint="eastAsia"/>
          <w:sz w:val="24"/>
          <w:szCs w:val="24"/>
        </w:rPr>
        <w:t>익월</w:t>
      </w:r>
      <w:r w:rsidR="00D777EF">
        <w:rPr>
          <w:rFonts w:eastAsiaTheme="minorHAnsi" w:hint="eastAsia"/>
          <w:sz w:val="24"/>
          <w:szCs w:val="24"/>
        </w:rPr>
        <w:t xml:space="preserve"> </w:t>
      </w:r>
      <w:del w:id="740" w:author="ybcho2" w:date="2022-09-02T13:51:00Z">
        <w:r w:rsidR="00DA47D4" w:rsidDel="002F6CD4">
          <w:rPr>
            <w:rFonts w:eastAsiaTheme="minorHAnsi" w:hint="eastAsia"/>
            <w:sz w:val="24"/>
            <w:szCs w:val="24"/>
          </w:rPr>
          <w:delText>15</w:delText>
        </w:r>
      </w:del>
      <w:ins w:id="741" w:author="ybcho2" w:date="2022-09-02T13:51:00Z">
        <w:r w:rsidR="002F6CD4">
          <w:rPr>
            <w:rFonts w:eastAsiaTheme="minorHAnsi"/>
            <w:sz w:val="24"/>
            <w:szCs w:val="24"/>
          </w:rPr>
          <w:t>30</w:t>
        </w:r>
      </w:ins>
      <w:r w:rsidR="00561CE1">
        <w:rPr>
          <w:rFonts w:eastAsiaTheme="minorHAnsi" w:hint="eastAsia"/>
          <w:sz w:val="24"/>
          <w:szCs w:val="24"/>
        </w:rPr>
        <w:t>일</w:t>
      </w:r>
      <w:r w:rsidR="00DC5BC9">
        <w:rPr>
          <w:rFonts w:eastAsiaTheme="minorHAnsi" w:hint="eastAsia"/>
          <w:sz w:val="24"/>
          <w:szCs w:val="24"/>
        </w:rPr>
        <w:t xml:space="preserve"> </w:t>
      </w:r>
      <w:r w:rsidR="00DA47D4">
        <w:rPr>
          <w:rFonts w:eastAsiaTheme="minorHAnsi" w:hint="eastAsia"/>
          <w:sz w:val="24"/>
          <w:szCs w:val="24"/>
        </w:rPr>
        <w:t>현금으</w:t>
      </w:r>
      <w:r w:rsidR="00DC5BC9">
        <w:rPr>
          <w:rFonts w:eastAsiaTheme="minorHAnsi" w:hint="eastAsia"/>
          <w:sz w:val="24"/>
          <w:szCs w:val="24"/>
        </w:rPr>
        <w:t>로</w:t>
      </w:r>
      <w:r w:rsidR="002F0FB3" w:rsidRPr="00C372C6">
        <w:rPr>
          <w:rFonts w:eastAsiaTheme="minorHAnsi"/>
          <w:sz w:val="24"/>
          <w:szCs w:val="24"/>
        </w:rPr>
        <w:t xml:space="preserve"> 지급</w:t>
      </w:r>
      <w:r w:rsidR="009406F2">
        <w:rPr>
          <w:rFonts w:eastAsiaTheme="minorHAnsi" w:hint="eastAsia"/>
          <w:sz w:val="24"/>
          <w:szCs w:val="24"/>
        </w:rPr>
        <w:t>한다.</w:t>
      </w:r>
    </w:p>
    <w:p w14:paraId="31813FF8" w14:textId="77777777" w:rsidR="009406F2" w:rsidRDefault="009406F2" w:rsidP="00943AFB">
      <w:pPr>
        <w:rPr>
          <w:rFonts w:eastAsiaTheme="minorHAnsi"/>
          <w:sz w:val="24"/>
          <w:szCs w:val="24"/>
        </w:rPr>
      </w:pPr>
    </w:p>
    <w:p w14:paraId="467FD733" w14:textId="57D49326" w:rsidR="009406F2" w:rsidDel="002F6CD4" w:rsidRDefault="00140622" w:rsidP="00943AFB">
      <w:pPr>
        <w:rPr>
          <w:del w:id="742" w:author="ybcho2" w:date="2022-09-02T13:51:00Z"/>
          <w:rFonts w:eastAsiaTheme="minorHAnsi"/>
          <w:sz w:val="24"/>
          <w:szCs w:val="24"/>
        </w:rPr>
      </w:pPr>
      <w:ins w:id="743" w:author="조 영봉" w:date="2021-04-27T13:34:00Z">
        <w:del w:id="744" w:author="ybcho2" w:date="2022-09-02T13:51:00Z">
          <w:r w:rsidDel="002F6CD4">
            <w:rPr>
              <w:rFonts w:eastAsiaTheme="minorHAnsi" w:hint="eastAsia"/>
              <w:sz w:val="24"/>
              <w:szCs w:val="24"/>
            </w:rPr>
            <w:delText>대금지급 계획은 사무실임대료 및 식</w:delText>
          </w:r>
        </w:del>
      </w:ins>
      <w:ins w:id="745" w:author="yrbae" w:date="2022-03-29T13:33:00Z">
        <w:del w:id="746" w:author="ybcho2" w:date="2022-09-02T13:51:00Z">
          <w:r w:rsidR="00B30284" w:rsidDel="002F6CD4">
            <w:rPr>
              <w:rFonts w:eastAsiaTheme="minorHAnsi" w:hint="eastAsia"/>
              <w:sz w:val="24"/>
              <w:szCs w:val="24"/>
            </w:rPr>
            <w:delText>대</w:delText>
          </w:r>
        </w:del>
      </w:ins>
      <w:ins w:id="747" w:author="조 영봉" w:date="2021-04-27T13:34:00Z">
        <w:del w:id="748" w:author="ybcho2" w:date="2022-09-02T13:51:00Z">
          <w:r w:rsidDel="002F6CD4">
            <w:rPr>
              <w:rFonts w:eastAsiaTheme="minorHAnsi" w:hint="eastAsia"/>
              <w:sz w:val="24"/>
              <w:szCs w:val="24"/>
            </w:rPr>
            <w:delText xml:space="preserve">비 월 </w:delText>
          </w:r>
        </w:del>
      </w:ins>
      <w:ins w:id="749" w:author="yrbae" w:date="2022-03-29T13:31:00Z">
        <w:del w:id="750" w:author="ybcho2" w:date="2022-09-02T13:51:00Z">
          <w:r w:rsidR="00735F91" w:rsidDel="002F6CD4">
            <w:rPr>
              <w:rFonts w:eastAsiaTheme="minorHAnsi"/>
              <w:sz w:val="24"/>
              <w:szCs w:val="24"/>
            </w:rPr>
            <w:delText>2</w:delText>
          </w:r>
        </w:del>
      </w:ins>
      <w:ins w:id="751" w:author="조 영봉" w:date="2021-04-28T11:04:00Z">
        <w:del w:id="752" w:author="ybcho2" w:date="2022-09-02T13:51:00Z">
          <w:r w:rsidR="001624DD" w:rsidDel="002F6CD4">
            <w:rPr>
              <w:rFonts w:eastAsiaTheme="minorHAnsi"/>
              <w:sz w:val="24"/>
              <w:szCs w:val="24"/>
            </w:rPr>
            <w:delText>2</w:delText>
          </w:r>
        </w:del>
      </w:ins>
      <w:ins w:id="753" w:author="조 영봉" w:date="2021-04-27T13:34:00Z">
        <w:del w:id="754" w:author="ybcho2" w:date="2022-09-02T13:51:00Z">
          <w:r w:rsidDel="002F6CD4">
            <w:rPr>
              <w:rFonts w:eastAsiaTheme="minorHAnsi" w:hint="eastAsia"/>
              <w:sz w:val="24"/>
              <w:szCs w:val="24"/>
            </w:rPr>
            <w:delText>,730</w:delText>
          </w:r>
        </w:del>
      </w:ins>
      <w:ins w:id="755" w:author="yrbae" w:date="2022-03-29T13:31:00Z">
        <w:del w:id="756" w:author="ybcho2" w:date="2022-09-02T13:51:00Z">
          <w:r w:rsidR="00735F91" w:rsidDel="002F6CD4">
            <w:rPr>
              <w:rFonts w:eastAsiaTheme="minorHAnsi"/>
              <w:sz w:val="24"/>
              <w:szCs w:val="24"/>
            </w:rPr>
            <w:delText>340</w:delText>
          </w:r>
        </w:del>
      </w:ins>
      <w:ins w:id="757" w:author="조 영봉" w:date="2021-04-27T13:34:00Z">
        <w:del w:id="758" w:author="ybcho2" w:date="2022-09-02T13:51:00Z">
          <w:r w:rsidDel="002F6CD4">
            <w:rPr>
              <w:rFonts w:eastAsiaTheme="minorHAnsi" w:hint="eastAsia"/>
              <w:sz w:val="24"/>
              <w:szCs w:val="24"/>
            </w:rPr>
            <w:delText>,000원씩 차감한 금액으로 하고, 계약금액도 동일하게 적용한 금액으로 한다.</w:delText>
          </w:r>
        </w:del>
      </w:ins>
    </w:p>
    <w:p w14:paraId="316F8BA8" w14:textId="77777777" w:rsidR="009406F2" w:rsidRPr="00735F91" w:rsidRDefault="009406F2" w:rsidP="00943AFB">
      <w:pPr>
        <w:rPr>
          <w:rFonts w:eastAsiaTheme="minorHAnsi"/>
          <w:sz w:val="24"/>
          <w:szCs w:val="24"/>
        </w:rPr>
      </w:pPr>
    </w:p>
    <w:p w14:paraId="1F4D747D" w14:textId="77777777" w:rsidR="009406F2" w:rsidRPr="001624DD" w:rsidRDefault="009406F2" w:rsidP="00943AFB">
      <w:pPr>
        <w:rPr>
          <w:rFonts w:eastAsiaTheme="minorHAnsi"/>
          <w:sz w:val="24"/>
          <w:szCs w:val="24"/>
        </w:rPr>
      </w:pPr>
    </w:p>
    <w:p w14:paraId="797AABAF" w14:textId="77777777" w:rsidR="009406F2" w:rsidRDefault="009406F2" w:rsidP="00943AFB">
      <w:pPr>
        <w:rPr>
          <w:rFonts w:eastAsiaTheme="minorHAnsi"/>
          <w:sz w:val="24"/>
          <w:szCs w:val="24"/>
        </w:rPr>
      </w:pPr>
    </w:p>
    <w:p w14:paraId="72195554" w14:textId="77777777" w:rsidR="009406F2" w:rsidRDefault="009406F2" w:rsidP="00943AFB">
      <w:pPr>
        <w:rPr>
          <w:rFonts w:eastAsiaTheme="minorHAnsi"/>
          <w:sz w:val="24"/>
          <w:szCs w:val="24"/>
        </w:rPr>
      </w:pPr>
    </w:p>
    <w:p w14:paraId="50EB61FD" w14:textId="77777777" w:rsidR="009406F2" w:rsidRDefault="009406F2" w:rsidP="00943AFB">
      <w:pPr>
        <w:rPr>
          <w:rFonts w:eastAsiaTheme="minorHAnsi"/>
          <w:sz w:val="24"/>
          <w:szCs w:val="24"/>
        </w:rPr>
      </w:pPr>
    </w:p>
    <w:p w14:paraId="711B0518" w14:textId="77777777" w:rsidR="009406F2" w:rsidRDefault="009406F2" w:rsidP="00943AFB">
      <w:pPr>
        <w:rPr>
          <w:rFonts w:eastAsiaTheme="minorHAnsi"/>
          <w:sz w:val="24"/>
          <w:szCs w:val="24"/>
        </w:rPr>
      </w:pPr>
    </w:p>
    <w:p w14:paraId="349F4FEC" w14:textId="77777777" w:rsidR="009406F2" w:rsidRDefault="009406F2" w:rsidP="00943AFB">
      <w:pPr>
        <w:rPr>
          <w:rFonts w:eastAsiaTheme="minorHAnsi"/>
          <w:sz w:val="24"/>
          <w:szCs w:val="24"/>
        </w:rPr>
      </w:pPr>
    </w:p>
    <w:p w14:paraId="5EC9E148" w14:textId="77777777" w:rsidR="009406F2" w:rsidRDefault="009406F2" w:rsidP="00943AFB">
      <w:pPr>
        <w:rPr>
          <w:rFonts w:eastAsiaTheme="minorHAnsi"/>
          <w:sz w:val="24"/>
          <w:szCs w:val="24"/>
        </w:rPr>
      </w:pPr>
    </w:p>
    <w:p w14:paraId="01D46B1D" w14:textId="77777777" w:rsidR="009406F2" w:rsidRDefault="009406F2" w:rsidP="00943AFB">
      <w:pPr>
        <w:rPr>
          <w:rFonts w:eastAsiaTheme="minorHAnsi"/>
          <w:sz w:val="24"/>
          <w:szCs w:val="24"/>
        </w:rPr>
      </w:pPr>
    </w:p>
    <w:p w14:paraId="4D1DF6D9" w14:textId="77777777" w:rsidR="009406F2" w:rsidRDefault="009406F2" w:rsidP="00943AFB">
      <w:pPr>
        <w:rPr>
          <w:rFonts w:eastAsiaTheme="minorHAnsi"/>
          <w:sz w:val="24"/>
          <w:szCs w:val="24"/>
        </w:rPr>
      </w:pPr>
    </w:p>
    <w:p w14:paraId="1193CF55" w14:textId="77777777" w:rsidR="009406F2" w:rsidRDefault="009406F2" w:rsidP="00943AFB">
      <w:pPr>
        <w:rPr>
          <w:rFonts w:eastAsiaTheme="minorHAnsi"/>
          <w:sz w:val="24"/>
          <w:szCs w:val="24"/>
        </w:rPr>
      </w:pPr>
    </w:p>
    <w:p w14:paraId="6E85BAF4" w14:textId="2D3F1240" w:rsidR="009406F2" w:rsidRDefault="009406F2" w:rsidP="00943AFB">
      <w:pPr>
        <w:rPr>
          <w:ins w:id="759" w:author="ybcho2" w:date="2022-09-02T13:51:00Z"/>
          <w:rFonts w:eastAsiaTheme="minorHAnsi"/>
          <w:sz w:val="24"/>
          <w:szCs w:val="24"/>
        </w:rPr>
      </w:pPr>
    </w:p>
    <w:p w14:paraId="111DEEAD" w14:textId="77777777" w:rsidR="002F6CD4" w:rsidRDefault="002F6CD4" w:rsidP="00943AFB">
      <w:pPr>
        <w:rPr>
          <w:ins w:id="760" w:author="조 영봉" w:date="2021-04-27T13:46:00Z"/>
          <w:rFonts w:eastAsiaTheme="minorHAnsi"/>
          <w:sz w:val="24"/>
          <w:szCs w:val="24"/>
        </w:rPr>
      </w:pPr>
    </w:p>
    <w:p w14:paraId="41298291" w14:textId="6755ECFB" w:rsidR="00D67849" w:rsidRDefault="00D67849">
      <w:pPr>
        <w:rPr>
          <w:ins w:id="761" w:author="강석남 부장" w:date="2023-11-06T14:46:00Z"/>
          <w:sz w:val="40"/>
          <w:szCs w:val="40"/>
        </w:rPr>
      </w:pPr>
    </w:p>
    <w:p w14:paraId="399759DB" w14:textId="0CDACE50" w:rsidR="006F7D73" w:rsidRPr="009D2909" w:rsidRDefault="006F7D73" w:rsidP="006F7D73">
      <w:pPr>
        <w:jc w:val="center"/>
        <w:rPr>
          <w:ins w:id="762" w:author="조 영봉" w:date="2021-04-27T13:46:00Z"/>
          <w:sz w:val="40"/>
          <w:szCs w:val="40"/>
        </w:rPr>
      </w:pPr>
      <w:ins w:id="763" w:author="조 영봉" w:date="2021-04-27T13:46:00Z">
        <w:r>
          <w:rPr>
            <w:rFonts w:hint="eastAsia"/>
            <w:sz w:val="40"/>
            <w:szCs w:val="40"/>
          </w:rPr>
          <w:lastRenderedPageBreak/>
          <w:t>서비스 상세 내역서</w:t>
        </w:r>
      </w:ins>
    </w:p>
    <w:p w14:paraId="7E5F07BD" w14:textId="77777777" w:rsidR="006F7D73" w:rsidRDefault="006F7D73" w:rsidP="006F7D73">
      <w:pPr>
        <w:ind w:right="240"/>
        <w:jc w:val="right"/>
        <w:rPr>
          <w:ins w:id="764" w:author="조 영봉" w:date="2021-04-27T13:46:00Z"/>
          <w:sz w:val="24"/>
          <w:szCs w:val="24"/>
        </w:rPr>
      </w:pPr>
    </w:p>
    <w:p w14:paraId="1EB8CE0E" w14:textId="77777777" w:rsidR="006F7D73" w:rsidRDefault="006F7D73" w:rsidP="006F7D73">
      <w:pPr>
        <w:rPr>
          <w:ins w:id="765" w:author="조 영봉" w:date="2021-04-27T13:46:00Z"/>
          <w:rFonts w:eastAsiaTheme="minorHAnsi"/>
          <w:sz w:val="24"/>
          <w:szCs w:val="24"/>
        </w:rPr>
      </w:pPr>
    </w:p>
    <w:p w14:paraId="32C5B43F" w14:textId="17FE7936" w:rsidR="006F7D73" w:rsidRDefault="006F7D73" w:rsidP="006F7D73">
      <w:pPr>
        <w:rPr>
          <w:ins w:id="766" w:author="조 영봉" w:date="2021-04-27T13:46:00Z"/>
          <w:rFonts w:eastAsiaTheme="minorHAnsi"/>
          <w:sz w:val="24"/>
          <w:szCs w:val="24"/>
        </w:rPr>
      </w:pPr>
      <w:ins w:id="767" w:author="조 영봉" w:date="2021-04-27T13:46:00Z">
        <w:r>
          <w:rPr>
            <w:rFonts w:eastAsiaTheme="minorHAnsi" w:hint="eastAsia"/>
            <w:sz w:val="24"/>
            <w:szCs w:val="24"/>
          </w:rPr>
          <w:t xml:space="preserve">본 계약의 17조 3항에 명기된 시스템 및 서비스에 한하여 적용하며 다음과 같은 업무를 수행하며, 17조 3항 이외의 신규 시스템의 도입검토를 지원하고 도입 시 기획 및 구축을 </w:t>
        </w:r>
        <w:proofErr w:type="gramStart"/>
        <w:r>
          <w:rPr>
            <w:rFonts w:eastAsiaTheme="minorHAnsi" w:hint="eastAsia"/>
            <w:sz w:val="24"/>
            <w:szCs w:val="24"/>
          </w:rPr>
          <w:t>대행</w:t>
        </w:r>
      </w:ins>
      <w:ins w:id="768" w:author="강석남 부장" w:date="2026-01-13T12:55:00Z" w16du:dateUtc="2026-01-13T03:55:00Z">
        <w:r w:rsidR="00415C2F">
          <w:rPr>
            <w:rFonts w:eastAsiaTheme="minorHAnsi" w:hint="eastAsia"/>
            <w:sz w:val="24"/>
            <w:szCs w:val="24"/>
          </w:rPr>
          <w:t xml:space="preserve"> </w:t>
        </w:r>
      </w:ins>
      <w:ins w:id="769" w:author="조 영봉" w:date="2021-04-27T13:46:00Z">
        <w:r>
          <w:rPr>
            <w:rFonts w:eastAsiaTheme="minorHAnsi" w:hint="eastAsia"/>
            <w:sz w:val="24"/>
            <w:szCs w:val="24"/>
          </w:rPr>
          <w:t>합니다</w:t>
        </w:r>
        <w:proofErr w:type="gramEnd"/>
        <w:r>
          <w:rPr>
            <w:rFonts w:eastAsiaTheme="minorHAnsi" w:hint="eastAsia"/>
            <w:sz w:val="24"/>
            <w:szCs w:val="24"/>
          </w:rPr>
          <w:t xml:space="preserve">. 17조 3항 이외의 신규 시스템 도입에 따른 인력지원은 </w:t>
        </w:r>
        <w:r>
          <w:rPr>
            <w:rFonts w:eastAsiaTheme="minorHAnsi"/>
            <w:sz w:val="24"/>
            <w:szCs w:val="24"/>
          </w:rPr>
          <w:t>“</w:t>
        </w:r>
        <w:r>
          <w:rPr>
            <w:rFonts w:eastAsiaTheme="minorHAnsi" w:hint="eastAsia"/>
            <w:sz w:val="24"/>
            <w:szCs w:val="24"/>
          </w:rPr>
          <w:t>갑</w:t>
        </w:r>
        <w:r>
          <w:rPr>
            <w:rFonts w:eastAsiaTheme="minorHAnsi"/>
            <w:sz w:val="24"/>
            <w:szCs w:val="24"/>
          </w:rPr>
          <w:t>”</w:t>
        </w:r>
        <w:r>
          <w:rPr>
            <w:rFonts w:eastAsiaTheme="minorHAnsi" w:hint="eastAsia"/>
            <w:sz w:val="24"/>
            <w:szCs w:val="24"/>
          </w:rPr>
          <w:t xml:space="preserve">과 </w:t>
        </w:r>
        <w:r>
          <w:rPr>
            <w:rFonts w:eastAsiaTheme="minorHAnsi"/>
            <w:sz w:val="24"/>
            <w:szCs w:val="24"/>
          </w:rPr>
          <w:t>“</w:t>
        </w:r>
        <w:r>
          <w:rPr>
            <w:rFonts w:eastAsiaTheme="minorHAnsi" w:hint="eastAsia"/>
            <w:sz w:val="24"/>
            <w:szCs w:val="24"/>
          </w:rPr>
          <w:t>을</w:t>
        </w:r>
        <w:r>
          <w:rPr>
            <w:rFonts w:eastAsiaTheme="minorHAnsi"/>
            <w:sz w:val="24"/>
            <w:szCs w:val="24"/>
          </w:rPr>
          <w:t>”</w:t>
        </w:r>
        <w:r>
          <w:rPr>
            <w:rFonts w:eastAsiaTheme="minorHAnsi" w:hint="eastAsia"/>
            <w:sz w:val="24"/>
            <w:szCs w:val="24"/>
          </w:rPr>
          <w:t xml:space="preserve"> 상호</w:t>
        </w:r>
      </w:ins>
      <w:ins w:id="770" w:author="강석남 부장" w:date="2026-01-13T12:55:00Z" w16du:dateUtc="2026-01-13T03:55:00Z">
        <w:r w:rsidR="00415C2F">
          <w:rPr>
            <w:rFonts w:eastAsiaTheme="minorHAnsi" w:hint="eastAsia"/>
            <w:sz w:val="24"/>
            <w:szCs w:val="24"/>
          </w:rPr>
          <w:t xml:space="preserve"> </w:t>
        </w:r>
      </w:ins>
      <w:ins w:id="771" w:author="조 영봉" w:date="2021-04-27T13:46:00Z">
        <w:r>
          <w:rPr>
            <w:rFonts w:eastAsiaTheme="minorHAnsi" w:hint="eastAsia"/>
            <w:sz w:val="24"/>
            <w:szCs w:val="24"/>
          </w:rPr>
          <w:t xml:space="preserve">협의하며, </w:t>
        </w:r>
        <w:r>
          <w:rPr>
            <w:rFonts w:eastAsiaTheme="minorHAnsi"/>
            <w:sz w:val="24"/>
            <w:szCs w:val="24"/>
          </w:rPr>
          <w:t>“</w:t>
        </w:r>
        <w:r>
          <w:rPr>
            <w:rFonts w:eastAsiaTheme="minorHAnsi" w:hint="eastAsia"/>
            <w:sz w:val="24"/>
            <w:szCs w:val="24"/>
          </w:rPr>
          <w:t>을</w:t>
        </w:r>
        <w:r>
          <w:rPr>
            <w:rFonts w:eastAsiaTheme="minorHAnsi"/>
            <w:sz w:val="24"/>
            <w:szCs w:val="24"/>
          </w:rPr>
          <w:t>”</w:t>
        </w:r>
        <w:r>
          <w:rPr>
            <w:rFonts w:eastAsiaTheme="minorHAnsi" w:hint="eastAsia"/>
            <w:sz w:val="24"/>
            <w:szCs w:val="24"/>
          </w:rPr>
          <w:t>의 인력 충원 시에는 그에 상응하는 용역대가를 추가로 계약하여야 합니다.</w:t>
        </w:r>
      </w:ins>
    </w:p>
    <w:p w14:paraId="65A0A176" w14:textId="77777777" w:rsidR="006F7D73" w:rsidRPr="00C1347F" w:rsidRDefault="006F7D73" w:rsidP="006F7D73">
      <w:pPr>
        <w:rPr>
          <w:ins w:id="772" w:author="조 영봉" w:date="2021-04-27T13:46:00Z"/>
          <w:rFonts w:eastAsiaTheme="minorHAnsi"/>
          <w:sz w:val="24"/>
          <w:szCs w:val="24"/>
        </w:rPr>
      </w:pPr>
    </w:p>
    <w:p w14:paraId="5E5F1E22" w14:textId="77777777" w:rsidR="006F7D73" w:rsidRPr="004C7C33" w:rsidRDefault="006F7D73" w:rsidP="006F7D73">
      <w:pPr>
        <w:rPr>
          <w:ins w:id="773" w:author="조 영봉" w:date="2021-04-27T13:46:00Z"/>
          <w:rFonts w:eastAsiaTheme="minorHAnsi"/>
          <w:sz w:val="24"/>
          <w:szCs w:val="24"/>
        </w:rPr>
      </w:pPr>
      <w:bookmarkStart w:id="774" w:name="_Hlk194919631"/>
      <w:ins w:id="775" w:author="조 영봉" w:date="2021-04-27T13:46:00Z">
        <w:r w:rsidRPr="004C7C33">
          <w:rPr>
            <w:rFonts w:eastAsiaTheme="minorHAnsi" w:hint="eastAsia"/>
            <w:sz w:val="24"/>
            <w:szCs w:val="24"/>
          </w:rPr>
          <w:t>1)</w:t>
        </w:r>
        <w:r>
          <w:rPr>
            <w:rFonts w:eastAsiaTheme="minorHAnsi" w:hint="eastAsia"/>
            <w:sz w:val="24"/>
            <w:szCs w:val="24"/>
          </w:rPr>
          <w:t xml:space="preserve"> 17조 3항의 시스템 및 서비스</w:t>
        </w:r>
      </w:ins>
    </w:p>
    <w:tbl>
      <w:tblPr>
        <w:tblStyle w:val="a3"/>
        <w:tblW w:w="0" w:type="auto"/>
        <w:tblLook w:val="04A0" w:firstRow="1" w:lastRow="0" w:firstColumn="1" w:lastColumn="0" w:noHBand="0" w:noVBand="1"/>
        <w:tblPrChange w:id="776" w:author="ybcho2" w:date="2022-09-02T13:54:00Z">
          <w:tblPr>
            <w:tblStyle w:val="a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947"/>
        <w:gridCol w:w="7069"/>
        <w:tblGridChange w:id="777">
          <w:tblGrid>
            <w:gridCol w:w="1947"/>
            <w:gridCol w:w="7069"/>
          </w:tblGrid>
        </w:tblGridChange>
      </w:tblGrid>
      <w:tr w:rsidR="006F7D73" w14:paraId="4DDAE23D" w14:textId="77777777" w:rsidTr="002F6CD4">
        <w:trPr>
          <w:ins w:id="778" w:author="조 영봉" w:date="2021-04-27T13:46:00Z"/>
        </w:trPr>
        <w:tc>
          <w:tcPr>
            <w:tcW w:w="1947" w:type="dxa"/>
            <w:tcPrChange w:id="779" w:author="ybcho2" w:date="2022-09-02T13:54:00Z">
              <w:tcPr>
                <w:tcW w:w="1951" w:type="dxa"/>
              </w:tcPr>
            </w:tcPrChange>
          </w:tcPr>
          <w:p w14:paraId="0213D845" w14:textId="5392C020" w:rsidR="006F7D73" w:rsidRDefault="006F7D73" w:rsidP="00FB3F20">
            <w:pPr>
              <w:rPr>
                <w:ins w:id="780" w:author="조 영봉" w:date="2021-04-27T13:46:00Z"/>
                <w:rFonts w:eastAsiaTheme="minorHAnsi"/>
                <w:sz w:val="24"/>
                <w:szCs w:val="24"/>
              </w:rPr>
            </w:pPr>
            <w:ins w:id="781" w:author="조 영봉" w:date="2021-04-27T13:46:00Z">
              <w:r>
                <w:rPr>
                  <w:rFonts w:eastAsiaTheme="minorHAnsi" w:hint="eastAsia"/>
                  <w:sz w:val="24"/>
                  <w:szCs w:val="24"/>
                </w:rPr>
                <w:t>시스템&amp;서비스</w:t>
              </w:r>
            </w:ins>
          </w:p>
        </w:tc>
        <w:tc>
          <w:tcPr>
            <w:tcW w:w="7069" w:type="dxa"/>
            <w:tcPrChange w:id="782" w:author="ybcho2" w:date="2022-09-02T13:54:00Z">
              <w:tcPr>
                <w:tcW w:w="7273" w:type="dxa"/>
              </w:tcPr>
            </w:tcPrChange>
          </w:tcPr>
          <w:p w14:paraId="4E5C8158" w14:textId="77777777" w:rsidR="006F7D73" w:rsidRDefault="006F7D73" w:rsidP="00FB3F20">
            <w:pPr>
              <w:rPr>
                <w:ins w:id="783" w:author="조 영봉" w:date="2021-04-27T13:46:00Z"/>
                <w:rFonts w:eastAsiaTheme="minorHAnsi"/>
                <w:sz w:val="24"/>
                <w:szCs w:val="24"/>
              </w:rPr>
            </w:pPr>
            <w:ins w:id="784" w:author="조 영봉" w:date="2021-04-27T13:46:00Z">
              <w:r>
                <w:rPr>
                  <w:rFonts w:eastAsiaTheme="minorHAnsi" w:hint="eastAsia"/>
                  <w:sz w:val="24"/>
                  <w:szCs w:val="24"/>
                </w:rPr>
                <w:t>서비스 상세 내역</w:t>
              </w:r>
            </w:ins>
          </w:p>
        </w:tc>
      </w:tr>
      <w:tr w:rsidR="006F7D73" w14:paraId="0FC53880" w14:textId="77777777" w:rsidTr="002F6CD4">
        <w:trPr>
          <w:ins w:id="785" w:author="조 영봉" w:date="2021-04-27T13:46:00Z"/>
        </w:trPr>
        <w:tc>
          <w:tcPr>
            <w:tcW w:w="1947" w:type="dxa"/>
            <w:tcPrChange w:id="786" w:author="ybcho2" w:date="2022-09-02T13:54:00Z">
              <w:tcPr>
                <w:tcW w:w="1951" w:type="dxa"/>
              </w:tcPr>
            </w:tcPrChange>
          </w:tcPr>
          <w:p w14:paraId="612623C3" w14:textId="77777777" w:rsidR="006F7D73" w:rsidRDefault="006F7D73" w:rsidP="00FB3F20">
            <w:pPr>
              <w:rPr>
                <w:ins w:id="787" w:author="조 영봉" w:date="2021-04-27T13:46:00Z"/>
                <w:rFonts w:eastAsiaTheme="minorHAnsi"/>
                <w:sz w:val="24"/>
                <w:szCs w:val="24"/>
              </w:rPr>
            </w:pPr>
            <w:ins w:id="788" w:author="조 영봉" w:date="2021-04-27T13:46:00Z">
              <w:r>
                <w:rPr>
                  <w:rFonts w:eastAsiaTheme="minorHAnsi" w:hint="eastAsia"/>
                  <w:sz w:val="24"/>
                  <w:szCs w:val="24"/>
                </w:rPr>
                <w:t>시스템</w:t>
              </w:r>
            </w:ins>
          </w:p>
        </w:tc>
        <w:tc>
          <w:tcPr>
            <w:tcW w:w="7069" w:type="dxa"/>
            <w:tcPrChange w:id="789" w:author="ybcho2" w:date="2022-09-02T13:54:00Z">
              <w:tcPr>
                <w:tcW w:w="7273" w:type="dxa"/>
              </w:tcPr>
            </w:tcPrChange>
          </w:tcPr>
          <w:p w14:paraId="0F36D55F" w14:textId="77777777" w:rsidR="006F7D73" w:rsidRDefault="006F7D73" w:rsidP="00FB3F20">
            <w:pPr>
              <w:rPr>
                <w:ins w:id="790" w:author="조 영봉" w:date="2021-04-27T13:46:00Z"/>
                <w:rFonts w:eastAsiaTheme="minorHAnsi"/>
                <w:sz w:val="24"/>
                <w:szCs w:val="24"/>
              </w:rPr>
            </w:pPr>
            <w:ins w:id="791" w:author="조 영봉" w:date="2021-04-27T13:46:00Z">
              <w:r>
                <w:rPr>
                  <w:rFonts w:eastAsiaTheme="minorHAnsi" w:hint="eastAsia"/>
                  <w:sz w:val="24"/>
                  <w:szCs w:val="24"/>
                </w:rPr>
                <w:t>장애 및 오류 조치</w:t>
              </w:r>
            </w:ins>
          </w:p>
          <w:p w14:paraId="45A455B5" w14:textId="77777777" w:rsidR="006F7D73" w:rsidRDefault="006F7D73" w:rsidP="00FB3F20">
            <w:pPr>
              <w:rPr>
                <w:ins w:id="792" w:author="조 영봉" w:date="2021-04-27T13:46:00Z"/>
                <w:rFonts w:eastAsiaTheme="minorHAnsi"/>
                <w:sz w:val="24"/>
                <w:szCs w:val="24"/>
              </w:rPr>
            </w:pPr>
            <w:ins w:id="793" w:author="조 영봉" w:date="2021-04-27T13:46:00Z">
              <w:r>
                <w:rPr>
                  <w:rFonts w:eastAsiaTheme="minorHAnsi" w:hint="eastAsia"/>
                  <w:sz w:val="24"/>
                  <w:szCs w:val="24"/>
                </w:rPr>
                <w:t>시스템 개선</w:t>
              </w:r>
            </w:ins>
          </w:p>
          <w:p w14:paraId="4C78E36F" w14:textId="5341ACBF" w:rsidR="006F7D73" w:rsidRPr="002B42DF" w:rsidRDefault="006F7D73" w:rsidP="00FB3F20">
            <w:pPr>
              <w:pStyle w:val="a8"/>
              <w:numPr>
                <w:ilvl w:val="0"/>
                <w:numId w:val="12"/>
              </w:numPr>
              <w:ind w:leftChars="0"/>
              <w:rPr>
                <w:ins w:id="794" w:author="조 영봉" w:date="2021-04-27T13:46:00Z"/>
                <w:rFonts w:eastAsiaTheme="minorHAnsi"/>
                <w:sz w:val="24"/>
                <w:szCs w:val="24"/>
              </w:rPr>
            </w:pPr>
            <w:ins w:id="795" w:author="조 영봉" w:date="2021-04-27T13:46:00Z">
              <w:r w:rsidRPr="002B42DF">
                <w:rPr>
                  <w:rFonts w:eastAsiaTheme="minorHAnsi" w:hint="eastAsia"/>
                  <w:sz w:val="24"/>
                  <w:szCs w:val="24"/>
                </w:rPr>
                <w:t>고도화</w:t>
              </w:r>
            </w:ins>
            <w:ins w:id="796" w:author="ybcho2" w:date="2022-09-02T13:52:00Z">
              <w:r w:rsidR="002F6CD4">
                <w:rPr>
                  <w:rFonts w:eastAsiaTheme="minorHAnsi" w:hint="eastAsia"/>
                  <w:sz w:val="24"/>
                  <w:szCs w:val="24"/>
                </w:rPr>
                <w:t>(</w:t>
              </w:r>
            </w:ins>
            <w:ins w:id="797" w:author="ybcho2" w:date="2022-09-02T13:53:00Z">
              <w:r w:rsidR="002F6CD4">
                <w:rPr>
                  <w:rFonts w:eastAsiaTheme="minorHAnsi" w:hint="eastAsia"/>
                  <w:sz w:val="24"/>
                  <w:szCs w:val="24"/>
                </w:rPr>
                <w:t>수정 및 개발)</w:t>
              </w:r>
            </w:ins>
            <w:ins w:id="798" w:author="조 영봉" w:date="2021-04-27T13:46:00Z">
              <w:r w:rsidRPr="002B42DF">
                <w:rPr>
                  <w:rFonts w:eastAsiaTheme="minorHAnsi" w:hint="eastAsia"/>
                  <w:sz w:val="24"/>
                  <w:szCs w:val="24"/>
                </w:rPr>
                <w:t xml:space="preserve"> </w:t>
              </w:r>
              <w:del w:id="799" w:author="ybcho2" w:date="2022-09-02T13:53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등 </w:delText>
                </w:r>
              </w:del>
              <w:r w:rsidRPr="002B42DF">
                <w:rPr>
                  <w:rFonts w:eastAsiaTheme="minorHAnsi" w:hint="eastAsia"/>
                  <w:sz w:val="24"/>
                  <w:szCs w:val="24"/>
                </w:rPr>
                <w:t>단일</w:t>
              </w:r>
              <w:r>
                <w:rPr>
                  <w:rFonts w:eastAsiaTheme="minorHAnsi" w:hint="eastAsia"/>
                  <w:sz w:val="24"/>
                  <w:szCs w:val="24"/>
                </w:rPr>
                <w:t xml:space="preserve"> </w:t>
              </w:r>
              <w:r w:rsidRPr="002B42DF">
                <w:rPr>
                  <w:rFonts w:eastAsiaTheme="minorHAnsi" w:hint="eastAsia"/>
                  <w:sz w:val="24"/>
                  <w:szCs w:val="24"/>
                </w:rPr>
                <w:t xml:space="preserve">건이 </w:t>
              </w:r>
              <w:del w:id="800" w:author="ybcho2" w:date="2022-09-02T13:52:00Z">
                <w:r w:rsidRPr="002B42DF" w:rsidDel="002F6CD4">
                  <w:rPr>
                    <w:rFonts w:eastAsiaTheme="minorHAnsi" w:hint="eastAsia"/>
                    <w:sz w:val="24"/>
                    <w:szCs w:val="24"/>
                  </w:rPr>
                  <w:delText>1</w:delText>
                </w:r>
              </w:del>
            </w:ins>
            <w:ins w:id="801" w:author="강석남 부장" w:date="2025-04-07T11:43:00Z" w16du:dateUtc="2025-04-07T02:43:00Z">
              <w:r w:rsidR="00164BAC">
                <w:rPr>
                  <w:rFonts w:eastAsiaTheme="minorHAnsi" w:hint="eastAsia"/>
                  <w:sz w:val="24"/>
                  <w:szCs w:val="24"/>
                </w:rPr>
                <w:t>1</w:t>
              </w:r>
            </w:ins>
            <w:ins w:id="802" w:author="ybcho2" w:date="2022-09-02T13:52:00Z">
              <w:del w:id="803" w:author="강석남 부장" w:date="2025-04-07T11:43:00Z" w16du:dateUtc="2025-04-07T02:43:00Z">
                <w:r w:rsidR="002F6CD4" w:rsidDel="00164BAC">
                  <w:rPr>
                    <w:rFonts w:eastAsiaTheme="minorHAnsi"/>
                    <w:sz w:val="24"/>
                    <w:szCs w:val="24"/>
                  </w:rPr>
                  <w:delText>2</w:delText>
                </w:r>
              </w:del>
            </w:ins>
            <w:ins w:id="804" w:author="조 영봉" w:date="2021-04-27T13:46:00Z">
              <w:r w:rsidRPr="002B42DF">
                <w:rPr>
                  <w:rFonts w:eastAsiaTheme="minorHAnsi" w:hint="eastAsia"/>
                  <w:sz w:val="24"/>
                  <w:szCs w:val="24"/>
                </w:rPr>
                <w:t xml:space="preserve">M/M 이상의 </w:t>
              </w:r>
              <w:proofErr w:type="spellStart"/>
              <w:r w:rsidRPr="002B42DF">
                <w:rPr>
                  <w:rFonts w:eastAsiaTheme="minorHAnsi" w:hint="eastAsia"/>
                  <w:sz w:val="24"/>
                  <w:szCs w:val="24"/>
                </w:rPr>
                <w:t>개발공수가</w:t>
              </w:r>
              <w:proofErr w:type="spellEnd"/>
              <w:r w:rsidRPr="002B42DF">
                <w:rPr>
                  <w:rFonts w:eastAsiaTheme="minorHAnsi" w:hint="eastAsia"/>
                  <w:sz w:val="24"/>
                  <w:szCs w:val="24"/>
                </w:rPr>
                <w:t xml:space="preserve"> 발생</w:t>
              </w:r>
            </w:ins>
            <w:ins w:id="805" w:author="ybcho2" w:date="2022-09-02T13:53:00Z">
              <w:r w:rsidR="002F6CD4">
                <w:rPr>
                  <w:rFonts w:eastAsiaTheme="minorHAnsi" w:hint="eastAsia"/>
                  <w:sz w:val="24"/>
                  <w:szCs w:val="24"/>
                </w:rPr>
                <w:t>하고 긴급(</w:t>
              </w:r>
              <w:del w:id="806" w:author="강석남 부장" w:date="2026-01-13T12:56:00Z" w16du:dateUtc="2026-01-13T03:56:00Z">
                <w:r w:rsidR="002F6CD4" w:rsidDel="00415C2F">
                  <w:rPr>
                    <w:rFonts w:eastAsiaTheme="minorHAnsi"/>
                    <w:sz w:val="24"/>
                    <w:szCs w:val="24"/>
                  </w:rPr>
                  <w:delText>3</w:delText>
                </w:r>
              </w:del>
            </w:ins>
            <w:ins w:id="807" w:author="강석남 부장" w:date="2026-01-13T12:56:00Z" w16du:dateUtc="2026-01-13T03:56:00Z">
              <w:r w:rsidR="00415C2F">
                <w:rPr>
                  <w:rFonts w:eastAsiaTheme="minorHAnsi" w:hint="eastAsia"/>
                  <w:sz w:val="24"/>
                  <w:szCs w:val="24"/>
                </w:rPr>
                <w:t>1</w:t>
              </w:r>
            </w:ins>
            <w:ins w:id="808" w:author="ybcho2" w:date="2022-09-02T13:53:00Z">
              <w:r w:rsidR="002F6CD4">
                <w:rPr>
                  <w:rFonts w:eastAsiaTheme="minorHAnsi" w:hint="eastAsia"/>
                  <w:sz w:val="24"/>
                  <w:szCs w:val="24"/>
                </w:rPr>
                <w:t>개월 내)을 요하는 경우에는</w:t>
              </w:r>
            </w:ins>
            <w:ins w:id="809" w:author="조 영봉" w:date="2021-04-27T13:46:00Z">
              <w:r w:rsidRPr="002B42DF">
                <w:rPr>
                  <w:rFonts w:eastAsiaTheme="minorHAnsi" w:hint="eastAsia"/>
                  <w:sz w:val="24"/>
                  <w:szCs w:val="24"/>
                </w:rPr>
                <w:t xml:space="preserve"> </w:t>
              </w:r>
              <w:del w:id="810" w:author="ybcho2" w:date="2022-09-02T13:53:00Z">
                <w:r w:rsidRPr="002B42DF"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시 </w:delText>
                </w:r>
              </w:del>
              <w:r w:rsidRPr="002B42DF">
                <w:rPr>
                  <w:rFonts w:eastAsiaTheme="minorHAnsi" w:hint="eastAsia"/>
                  <w:sz w:val="24"/>
                  <w:szCs w:val="24"/>
                </w:rPr>
                <w:t>별도 협의 (별건 계약 및 개발비용</w:t>
              </w:r>
              <w:r>
                <w:rPr>
                  <w:rFonts w:eastAsiaTheme="minorHAnsi" w:hint="eastAsia"/>
                  <w:sz w:val="24"/>
                  <w:szCs w:val="24"/>
                </w:rPr>
                <w:t xml:space="preserve"> 협의</w:t>
              </w:r>
            </w:ins>
            <w:ins w:id="811" w:author="ybcho2" w:date="2022-09-02T13:53:00Z">
              <w:r w:rsidR="002F6CD4">
                <w:rPr>
                  <w:rFonts w:eastAsiaTheme="minorHAnsi" w:hint="eastAsia"/>
                  <w:sz w:val="24"/>
                  <w:szCs w:val="24"/>
                </w:rPr>
                <w:t>가능</w:t>
              </w:r>
            </w:ins>
            <w:ins w:id="812" w:author="조 영봉" w:date="2021-04-27T13:46:00Z">
              <w:r w:rsidRPr="002B42DF">
                <w:rPr>
                  <w:rFonts w:eastAsiaTheme="minorHAnsi" w:hint="eastAsia"/>
                  <w:sz w:val="24"/>
                  <w:szCs w:val="24"/>
                </w:rPr>
                <w:t>)</w:t>
              </w:r>
            </w:ins>
          </w:p>
          <w:p w14:paraId="54B9FBA1" w14:textId="77777777" w:rsidR="006F7D73" w:rsidRDefault="006F7D73" w:rsidP="00FB3F20">
            <w:pPr>
              <w:rPr>
                <w:ins w:id="813" w:author="조 영봉" w:date="2021-04-27T13:46:00Z"/>
                <w:rFonts w:eastAsiaTheme="minorHAnsi"/>
                <w:sz w:val="24"/>
                <w:szCs w:val="24"/>
              </w:rPr>
            </w:pPr>
            <w:ins w:id="814" w:author="조 영봉" w:date="2021-04-27T13:46:00Z">
              <w:r>
                <w:rPr>
                  <w:rFonts w:eastAsiaTheme="minorHAnsi" w:hint="eastAsia"/>
                  <w:sz w:val="24"/>
                  <w:szCs w:val="24"/>
                </w:rPr>
                <w:t>사용자 재교육</w:t>
              </w:r>
            </w:ins>
          </w:p>
          <w:p w14:paraId="7DF73550" w14:textId="77777777" w:rsidR="006F7D73" w:rsidRPr="00D67E66" w:rsidRDefault="006F7D73" w:rsidP="00FB3F20">
            <w:pPr>
              <w:pStyle w:val="a8"/>
              <w:numPr>
                <w:ilvl w:val="0"/>
                <w:numId w:val="12"/>
              </w:numPr>
              <w:ind w:leftChars="0"/>
              <w:rPr>
                <w:ins w:id="815" w:author="조 영봉" w:date="2021-04-27T13:46:00Z"/>
                <w:rFonts w:eastAsiaTheme="minorHAnsi"/>
                <w:sz w:val="24"/>
                <w:szCs w:val="24"/>
              </w:rPr>
            </w:pPr>
            <w:ins w:id="816" w:author="조 영봉" w:date="2021-04-27T13:46:00Z">
              <w:r>
                <w:rPr>
                  <w:rFonts w:eastAsiaTheme="minorHAnsi"/>
                  <w:sz w:val="24"/>
                  <w:szCs w:val="24"/>
                </w:rPr>
                <w:t>“</w:t>
              </w:r>
              <w:r>
                <w:rPr>
                  <w:rFonts w:eastAsiaTheme="minorHAnsi" w:hint="eastAsia"/>
                  <w:sz w:val="24"/>
                  <w:szCs w:val="24"/>
                </w:rPr>
                <w:t>갑</w:t>
              </w:r>
              <w:r>
                <w:rPr>
                  <w:rFonts w:eastAsiaTheme="minorHAnsi"/>
                  <w:sz w:val="24"/>
                  <w:szCs w:val="24"/>
                </w:rPr>
                <w:t>”</w:t>
              </w:r>
              <w:r>
                <w:rPr>
                  <w:rFonts w:eastAsiaTheme="minorHAnsi" w:hint="eastAsia"/>
                  <w:sz w:val="24"/>
                  <w:szCs w:val="24"/>
                </w:rPr>
                <w:t>의 담당자가 1차 교육으로 부족하다고 판단 시 지원</w:t>
              </w:r>
            </w:ins>
          </w:p>
        </w:tc>
      </w:tr>
      <w:tr w:rsidR="006F7D73" w:rsidDel="002F6CD4" w14:paraId="2D6AF8C6" w14:textId="1667870B" w:rsidTr="002F6CD4">
        <w:trPr>
          <w:ins w:id="817" w:author="조 영봉" w:date="2021-04-27T13:46:00Z"/>
          <w:del w:id="818" w:author="ybcho2" w:date="2022-09-02T13:54:00Z"/>
        </w:trPr>
        <w:tc>
          <w:tcPr>
            <w:tcW w:w="1947" w:type="dxa"/>
            <w:tcPrChange w:id="819" w:author="ybcho2" w:date="2022-09-02T13:54:00Z">
              <w:tcPr>
                <w:tcW w:w="1951" w:type="dxa"/>
              </w:tcPr>
            </w:tcPrChange>
          </w:tcPr>
          <w:p w14:paraId="1C15327C" w14:textId="38DA3D15" w:rsidR="006F7D73" w:rsidDel="002F6CD4" w:rsidRDefault="006F7D73" w:rsidP="00FB3F20">
            <w:pPr>
              <w:rPr>
                <w:ins w:id="820" w:author="조 영봉" w:date="2021-04-27T13:46:00Z"/>
                <w:del w:id="821" w:author="ybcho2" w:date="2022-09-02T13:54:00Z"/>
                <w:rFonts w:eastAsiaTheme="minorHAnsi"/>
                <w:sz w:val="24"/>
                <w:szCs w:val="24"/>
              </w:rPr>
            </w:pPr>
            <w:ins w:id="822" w:author="조 영봉" w:date="2021-04-27T13:46:00Z">
              <w:del w:id="823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서버</w:delText>
                </w:r>
              </w:del>
            </w:ins>
          </w:p>
        </w:tc>
        <w:tc>
          <w:tcPr>
            <w:tcW w:w="7069" w:type="dxa"/>
            <w:tcPrChange w:id="824" w:author="ybcho2" w:date="2022-09-02T13:54:00Z">
              <w:tcPr>
                <w:tcW w:w="7273" w:type="dxa"/>
              </w:tcPr>
            </w:tcPrChange>
          </w:tcPr>
          <w:p w14:paraId="743E8A6C" w14:textId="3F41527F" w:rsidR="006F7D73" w:rsidDel="002F6CD4" w:rsidRDefault="006F7D73" w:rsidP="00FB3F20">
            <w:pPr>
              <w:rPr>
                <w:ins w:id="825" w:author="조 영봉" w:date="2021-04-27T13:46:00Z"/>
                <w:del w:id="826" w:author="ybcho2" w:date="2022-09-02T13:54:00Z"/>
                <w:rFonts w:eastAsiaTheme="minorHAnsi"/>
                <w:sz w:val="24"/>
                <w:szCs w:val="24"/>
              </w:rPr>
            </w:pPr>
            <w:ins w:id="827" w:author="조 영봉" w:date="2021-04-27T13:46:00Z">
              <w:del w:id="828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일일 모니터링</w:delText>
                </w:r>
              </w:del>
            </w:ins>
          </w:p>
          <w:p w14:paraId="1E514719" w14:textId="679DE95F" w:rsidR="006F7D73" w:rsidDel="002F6CD4" w:rsidRDefault="006F7D73" w:rsidP="00FB3F20">
            <w:pPr>
              <w:rPr>
                <w:ins w:id="829" w:author="조 영봉" w:date="2021-04-27T13:46:00Z"/>
                <w:del w:id="830" w:author="ybcho2" w:date="2022-09-02T13:54:00Z"/>
                <w:rFonts w:eastAsiaTheme="minorHAnsi"/>
                <w:sz w:val="24"/>
                <w:szCs w:val="24"/>
              </w:rPr>
            </w:pPr>
            <w:ins w:id="831" w:author="조 영봉" w:date="2021-04-27T13:46:00Z">
              <w:del w:id="832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장애 대응 및 조치</w:delText>
                </w:r>
              </w:del>
            </w:ins>
          </w:p>
          <w:p w14:paraId="2F215948" w14:textId="276630B6" w:rsidR="006F7D73" w:rsidRPr="004C7C33" w:rsidDel="002F6CD4" w:rsidRDefault="006F7D73" w:rsidP="00FB3F20">
            <w:pPr>
              <w:pStyle w:val="a8"/>
              <w:numPr>
                <w:ilvl w:val="0"/>
                <w:numId w:val="12"/>
              </w:numPr>
              <w:ind w:leftChars="0"/>
              <w:rPr>
                <w:ins w:id="833" w:author="조 영봉" w:date="2021-04-27T13:46:00Z"/>
                <w:del w:id="834" w:author="ybcho2" w:date="2022-09-02T13:54:00Z"/>
                <w:rFonts w:eastAsiaTheme="minorHAnsi"/>
                <w:sz w:val="24"/>
                <w:szCs w:val="24"/>
              </w:rPr>
            </w:pPr>
            <w:ins w:id="835" w:author="조 영봉" w:date="2021-04-27T13:46:00Z">
              <w:del w:id="836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H/W 부품 교체가 필요 시 비용은 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“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갑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”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이 부담합니다.</w:delText>
                </w:r>
              </w:del>
            </w:ins>
          </w:p>
        </w:tc>
      </w:tr>
      <w:tr w:rsidR="006F7D73" w:rsidDel="002F6CD4" w14:paraId="77EEA815" w14:textId="49202B41" w:rsidTr="002F6CD4">
        <w:trPr>
          <w:ins w:id="837" w:author="조 영봉" w:date="2021-04-27T13:46:00Z"/>
          <w:del w:id="838" w:author="ybcho2" w:date="2022-09-02T13:54:00Z"/>
        </w:trPr>
        <w:tc>
          <w:tcPr>
            <w:tcW w:w="1947" w:type="dxa"/>
            <w:tcPrChange w:id="839" w:author="ybcho2" w:date="2022-09-02T13:54:00Z">
              <w:tcPr>
                <w:tcW w:w="1951" w:type="dxa"/>
              </w:tcPr>
            </w:tcPrChange>
          </w:tcPr>
          <w:p w14:paraId="7BD680B1" w14:textId="1CB46B11" w:rsidR="006F7D73" w:rsidDel="002F6CD4" w:rsidRDefault="006F7D73" w:rsidP="00FB3F20">
            <w:pPr>
              <w:rPr>
                <w:ins w:id="840" w:author="조 영봉" w:date="2021-04-27T13:46:00Z"/>
                <w:del w:id="841" w:author="ybcho2" w:date="2022-09-02T13:54:00Z"/>
                <w:rFonts w:eastAsiaTheme="minorHAnsi"/>
                <w:sz w:val="24"/>
                <w:szCs w:val="24"/>
              </w:rPr>
            </w:pPr>
            <w:ins w:id="842" w:author="조 영봉" w:date="2021-04-27T13:46:00Z">
              <w:del w:id="843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통신장비</w:delText>
                </w:r>
              </w:del>
            </w:ins>
          </w:p>
        </w:tc>
        <w:tc>
          <w:tcPr>
            <w:tcW w:w="7069" w:type="dxa"/>
            <w:tcPrChange w:id="844" w:author="ybcho2" w:date="2022-09-02T13:54:00Z">
              <w:tcPr>
                <w:tcW w:w="7273" w:type="dxa"/>
              </w:tcPr>
            </w:tcPrChange>
          </w:tcPr>
          <w:p w14:paraId="6F14126A" w14:textId="4D0293A0" w:rsidR="006F7D73" w:rsidDel="002F6CD4" w:rsidRDefault="006F7D73" w:rsidP="00FB3F20">
            <w:pPr>
              <w:rPr>
                <w:ins w:id="845" w:author="조 영봉" w:date="2021-04-27T13:46:00Z"/>
                <w:del w:id="846" w:author="ybcho2" w:date="2022-09-02T13:54:00Z"/>
                <w:rFonts w:eastAsiaTheme="minorHAnsi"/>
                <w:sz w:val="24"/>
                <w:szCs w:val="24"/>
              </w:rPr>
            </w:pPr>
            <w:ins w:id="847" w:author="조 영봉" w:date="2021-04-27T13:46:00Z">
              <w:del w:id="848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일일 모니터링</w:delText>
                </w:r>
              </w:del>
            </w:ins>
          </w:p>
          <w:p w14:paraId="7013601F" w14:textId="391F6891" w:rsidR="006F7D73" w:rsidDel="002F6CD4" w:rsidRDefault="006F7D73" w:rsidP="00FB3F20">
            <w:pPr>
              <w:rPr>
                <w:ins w:id="849" w:author="조 영봉" w:date="2021-04-27T13:46:00Z"/>
                <w:del w:id="850" w:author="ybcho2" w:date="2022-09-02T13:54:00Z"/>
                <w:rFonts w:eastAsiaTheme="minorHAnsi"/>
                <w:sz w:val="24"/>
                <w:szCs w:val="24"/>
              </w:rPr>
            </w:pPr>
            <w:ins w:id="851" w:author="조 영봉" w:date="2021-04-27T13:46:00Z">
              <w:del w:id="852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장애 대응 및 조치</w:delText>
                </w:r>
              </w:del>
            </w:ins>
          </w:p>
          <w:p w14:paraId="325B6998" w14:textId="507C3C3F" w:rsidR="006F7D73" w:rsidRPr="004C7C33" w:rsidDel="002F6CD4" w:rsidRDefault="006F7D73" w:rsidP="00FB3F20">
            <w:pPr>
              <w:pStyle w:val="a8"/>
              <w:numPr>
                <w:ilvl w:val="0"/>
                <w:numId w:val="12"/>
              </w:numPr>
              <w:ind w:leftChars="0"/>
              <w:rPr>
                <w:ins w:id="853" w:author="조 영봉" w:date="2021-04-27T13:46:00Z"/>
                <w:del w:id="854" w:author="ybcho2" w:date="2022-09-02T13:54:00Z"/>
                <w:rFonts w:eastAsiaTheme="minorHAnsi"/>
                <w:sz w:val="24"/>
                <w:szCs w:val="24"/>
              </w:rPr>
            </w:pPr>
            <w:ins w:id="855" w:author="조 영봉" w:date="2021-04-27T13:46:00Z">
              <w:del w:id="856" w:author="ybcho2" w:date="2022-09-02T13:54:00Z">
                <w:r w:rsidRPr="004C7C33"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H/W 부품 교체가 필요 시 비용은 </w:delText>
                </w:r>
                <w:r w:rsidRPr="004C7C33" w:rsidDel="002F6CD4">
                  <w:rPr>
                    <w:rFonts w:eastAsiaTheme="minorHAnsi"/>
                    <w:sz w:val="24"/>
                    <w:szCs w:val="24"/>
                  </w:rPr>
                  <w:delText>“</w:delText>
                </w:r>
                <w:r w:rsidRPr="004C7C33" w:rsidDel="002F6CD4">
                  <w:rPr>
                    <w:rFonts w:eastAsiaTheme="minorHAnsi" w:hint="eastAsia"/>
                    <w:sz w:val="24"/>
                    <w:szCs w:val="24"/>
                  </w:rPr>
                  <w:delText>갑</w:delText>
                </w:r>
                <w:r w:rsidRPr="004C7C33" w:rsidDel="002F6CD4">
                  <w:rPr>
                    <w:rFonts w:eastAsiaTheme="minorHAnsi"/>
                    <w:sz w:val="24"/>
                    <w:szCs w:val="24"/>
                  </w:rPr>
                  <w:delText>”</w:delText>
                </w:r>
                <w:r w:rsidRPr="004C7C33" w:rsidDel="002F6CD4">
                  <w:rPr>
                    <w:rFonts w:eastAsiaTheme="minorHAnsi" w:hint="eastAsia"/>
                    <w:sz w:val="24"/>
                    <w:szCs w:val="24"/>
                  </w:rPr>
                  <w:delText>이 부담합니다.</w:delText>
                </w:r>
              </w:del>
            </w:ins>
          </w:p>
        </w:tc>
      </w:tr>
      <w:tr w:rsidR="006F7D73" w:rsidDel="002F6CD4" w14:paraId="528650E9" w14:textId="508AD4DD" w:rsidTr="002F6CD4">
        <w:trPr>
          <w:ins w:id="857" w:author="조 영봉" w:date="2021-04-27T13:46:00Z"/>
          <w:del w:id="858" w:author="ybcho2" w:date="2022-09-02T13:54:00Z"/>
        </w:trPr>
        <w:tc>
          <w:tcPr>
            <w:tcW w:w="1947" w:type="dxa"/>
            <w:tcPrChange w:id="859" w:author="ybcho2" w:date="2022-09-02T13:54:00Z">
              <w:tcPr>
                <w:tcW w:w="1951" w:type="dxa"/>
              </w:tcPr>
            </w:tcPrChange>
          </w:tcPr>
          <w:p w14:paraId="19B332DB" w14:textId="72284BCE" w:rsidR="006F7D73" w:rsidDel="002F6CD4" w:rsidRDefault="006F7D73" w:rsidP="00FB3F20">
            <w:pPr>
              <w:rPr>
                <w:ins w:id="860" w:author="조 영봉" w:date="2021-04-27T13:46:00Z"/>
                <w:del w:id="861" w:author="ybcho2" w:date="2022-09-02T13:54:00Z"/>
                <w:rFonts w:eastAsiaTheme="minorHAnsi"/>
                <w:sz w:val="24"/>
                <w:szCs w:val="24"/>
              </w:rPr>
            </w:pPr>
            <w:ins w:id="862" w:author="조 영봉" w:date="2021-04-27T13:46:00Z">
              <w:del w:id="863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S/W License</w:delText>
                </w:r>
              </w:del>
            </w:ins>
          </w:p>
        </w:tc>
        <w:tc>
          <w:tcPr>
            <w:tcW w:w="7069" w:type="dxa"/>
            <w:tcPrChange w:id="864" w:author="ybcho2" w:date="2022-09-02T13:54:00Z">
              <w:tcPr>
                <w:tcW w:w="7273" w:type="dxa"/>
              </w:tcPr>
            </w:tcPrChange>
          </w:tcPr>
          <w:p w14:paraId="0AB2AD8A" w14:textId="0C6104BC" w:rsidR="006F7D73" w:rsidDel="002F6CD4" w:rsidRDefault="006F7D73" w:rsidP="00FB3F20">
            <w:pPr>
              <w:rPr>
                <w:ins w:id="865" w:author="조 영봉" w:date="2021-04-27T13:46:00Z"/>
                <w:del w:id="866" w:author="ybcho2" w:date="2022-09-02T13:54:00Z"/>
                <w:rFonts w:eastAsiaTheme="minorHAnsi"/>
                <w:sz w:val="24"/>
                <w:szCs w:val="24"/>
              </w:rPr>
            </w:pPr>
            <w:ins w:id="867" w:author="조 영봉" w:date="2021-04-27T13:46:00Z">
              <w:del w:id="868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License 갱신 대행</w:delText>
                </w:r>
              </w:del>
            </w:ins>
          </w:p>
          <w:p w14:paraId="03B84088" w14:textId="45025C36" w:rsidR="006F7D73" w:rsidDel="002F6CD4" w:rsidRDefault="006F7D73" w:rsidP="00FB3F20">
            <w:pPr>
              <w:pStyle w:val="a8"/>
              <w:numPr>
                <w:ilvl w:val="0"/>
                <w:numId w:val="12"/>
              </w:numPr>
              <w:ind w:leftChars="0"/>
              <w:rPr>
                <w:ins w:id="869" w:author="조 영봉" w:date="2021-04-27T13:46:00Z"/>
                <w:del w:id="870" w:author="ybcho2" w:date="2022-09-02T13:54:00Z"/>
                <w:rFonts w:eastAsiaTheme="minorHAnsi"/>
                <w:sz w:val="24"/>
                <w:szCs w:val="24"/>
              </w:rPr>
            </w:pPr>
            <w:ins w:id="871" w:author="조 영봉" w:date="2021-04-27T13:46:00Z">
              <w:del w:id="872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License 미</w:delText>
                </w:r>
              </w:del>
            </w:ins>
            <w:ins w:id="873" w:author="yrbae" w:date="2022-03-15T08:58:00Z">
              <w:del w:id="874" w:author="ybcho2" w:date="2022-09-02T13:54:00Z">
                <w:r w:rsidR="00DF65EE"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 </w:delText>
                </w:r>
              </w:del>
            </w:ins>
            <w:ins w:id="875" w:author="조 영봉" w:date="2021-04-27T13:46:00Z">
              <w:del w:id="876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갱신 및 갱신 누락에 대한 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“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갑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”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의 손해에 대하여는 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“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을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”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의 책임하에 보상합니다.</w:delText>
                </w:r>
              </w:del>
            </w:ins>
          </w:p>
          <w:p w14:paraId="4E905A20" w14:textId="25CD4440" w:rsidR="006F7D73" w:rsidRPr="004C7C33" w:rsidDel="002F6CD4" w:rsidRDefault="006F7D73" w:rsidP="00FB3F20">
            <w:pPr>
              <w:pStyle w:val="a8"/>
              <w:ind w:leftChars="0" w:left="600"/>
              <w:rPr>
                <w:ins w:id="877" w:author="조 영봉" w:date="2021-04-27T13:46:00Z"/>
                <w:del w:id="878" w:author="ybcho2" w:date="2022-09-02T13:54:00Z"/>
                <w:rFonts w:eastAsiaTheme="minorHAnsi"/>
                <w:sz w:val="24"/>
                <w:szCs w:val="24"/>
              </w:rPr>
            </w:pPr>
            <w:ins w:id="879" w:author="조 영봉" w:date="2021-04-27T13:46:00Z">
              <w:del w:id="880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단, 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“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갑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”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의 판단으로 누락하거나 미</w:delText>
                </w:r>
              </w:del>
            </w:ins>
            <w:ins w:id="881" w:author="yrbae" w:date="2022-03-15T08:58:00Z">
              <w:del w:id="882" w:author="ybcho2" w:date="2022-09-02T13:54:00Z">
                <w:r w:rsidR="00DF65EE"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 </w:delText>
                </w:r>
              </w:del>
            </w:ins>
            <w:ins w:id="883" w:author="조 영봉" w:date="2021-04-27T13:46:00Z">
              <w:del w:id="884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갱신한 경우 귀책사유가 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“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갑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”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에게 있으므로 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“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을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”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은 책임지지 않습니다.</w:delText>
                </w:r>
              </w:del>
            </w:ins>
          </w:p>
          <w:p w14:paraId="12DE6AB9" w14:textId="37BC0A7C" w:rsidR="006F7D73" w:rsidDel="002F6CD4" w:rsidRDefault="006F7D73" w:rsidP="00FB3F20">
            <w:pPr>
              <w:rPr>
                <w:ins w:id="885" w:author="조 영봉" w:date="2021-04-27T13:46:00Z"/>
                <w:del w:id="886" w:author="ybcho2" w:date="2022-09-02T13:54:00Z"/>
                <w:rFonts w:eastAsiaTheme="minorHAnsi"/>
                <w:sz w:val="24"/>
                <w:szCs w:val="24"/>
              </w:rPr>
            </w:pPr>
            <w:ins w:id="887" w:author="조 영봉" w:date="2021-04-27T13:46:00Z">
              <w:del w:id="888" w:author="ybcho2" w:date="2022-09-02T13:54:00Z">
                <w:r w:rsidDel="002F6CD4">
                  <w:rPr>
                    <w:rFonts w:eastAsiaTheme="minorHAnsi"/>
                    <w:sz w:val="24"/>
                    <w:szCs w:val="24"/>
                  </w:rPr>
                  <w:delText>“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갑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”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의 인력변동 및 직무변동에 따른License 발급</w:delText>
                </w:r>
              </w:del>
            </w:ins>
          </w:p>
          <w:p w14:paraId="79B100AA" w14:textId="17C868CF" w:rsidR="006F7D73" w:rsidDel="002F6CD4" w:rsidRDefault="006F7D73" w:rsidP="00FB3F20">
            <w:pPr>
              <w:rPr>
                <w:ins w:id="889" w:author="조 영봉" w:date="2021-04-27T13:46:00Z"/>
                <w:del w:id="890" w:author="ybcho2" w:date="2022-09-02T13:54:00Z"/>
                <w:rFonts w:eastAsiaTheme="minorHAnsi"/>
                <w:sz w:val="24"/>
                <w:szCs w:val="24"/>
              </w:rPr>
            </w:pPr>
            <w:ins w:id="891" w:author="조 영봉" w:date="2021-04-27T13:46:00Z">
              <w:del w:id="892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불법 소프트웨어 관리</w:delText>
                </w:r>
              </w:del>
            </w:ins>
          </w:p>
          <w:p w14:paraId="16736236" w14:textId="6EA55F6B" w:rsidR="006F7D73" w:rsidDel="002F6CD4" w:rsidRDefault="006F7D73" w:rsidP="00FB3F20">
            <w:pPr>
              <w:pStyle w:val="a8"/>
              <w:numPr>
                <w:ilvl w:val="0"/>
                <w:numId w:val="12"/>
              </w:numPr>
              <w:ind w:leftChars="0"/>
              <w:rPr>
                <w:ins w:id="893" w:author="조 영봉" w:date="2021-04-27T13:46:00Z"/>
                <w:del w:id="894" w:author="ybcho2" w:date="2022-09-02T13:54:00Z"/>
                <w:rFonts w:eastAsiaTheme="minorHAnsi"/>
                <w:sz w:val="24"/>
                <w:szCs w:val="24"/>
              </w:rPr>
            </w:pPr>
            <w:ins w:id="895" w:author="조 영봉" w:date="2021-04-27T13:46:00Z">
              <w:del w:id="896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분기별 점검</w:delText>
                </w:r>
              </w:del>
            </w:ins>
          </w:p>
          <w:p w14:paraId="638B6D2F" w14:textId="0BD4C00A" w:rsidR="006F7D73" w:rsidDel="002F6CD4" w:rsidRDefault="006F7D73" w:rsidP="00FB3F20">
            <w:pPr>
              <w:pStyle w:val="a8"/>
              <w:ind w:leftChars="0" w:left="600"/>
              <w:rPr>
                <w:ins w:id="897" w:author="조 영봉" w:date="2021-04-27T13:46:00Z"/>
                <w:del w:id="898" w:author="ybcho2" w:date="2022-09-02T13:54:00Z"/>
                <w:rFonts w:eastAsiaTheme="minorHAnsi"/>
                <w:sz w:val="24"/>
                <w:szCs w:val="24"/>
              </w:rPr>
            </w:pPr>
            <w:ins w:id="899" w:author="조 영봉" w:date="2021-04-27T13:46:00Z">
              <w:del w:id="900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점검방식에 따라 전용 S/W 필요 시 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“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갑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”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이 제공합니다. </w:delText>
                </w:r>
              </w:del>
            </w:ins>
          </w:p>
          <w:p w14:paraId="76E88D6C" w14:textId="0EF10CF5" w:rsidR="006F7D73" w:rsidRPr="002B42DF" w:rsidDel="002F6CD4" w:rsidRDefault="006F7D73" w:rsidP="00FB3F20">
            <w:pPr>
              <w:pStyle w:val="a8"/>
              <w:ind w:leftChars="0" w:left="600"/>
              <w:rPr>
                <w:ins w:id="901" w:author="조 영봉" w:date="2021-04-27T13:46:00Z"/>
                <w:del w:id="902" w:author="ybcho2" w:date="2022-09-02T13:54:00Z"/>
                <w:rFonts w:eastAsiaTheme="minorHAnsi"/>
                <w:sz w:val="24"/>
                <w:szCs w:val="24"/>
              </w:rPr>
            </w:pPr>
            <w:ins w:id="903" w:author="조 영봉" w:date="2021-04-27T13:46:00Z">
              <w:del w:id="904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점검 방식은 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“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갑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”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과 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“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을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”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이 협의하며, 불법 소프트웨어 사용에 따른 귀책은 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“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갑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”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에게 있습니다.</w:delText>
                </w:r>
              </w:del>
            </w:ins>
          </w:p>
        </w:tc>
      </w:tr>
      <w:tr w:rsidR="006F7D73" w:rsidDel="002F6CD4" w14:paraId="2B0BF4E5" w14:textId="28905B03" w:rsidTr="002F6CD4">
        <w:trPr>
          <w:ins w:id="905" w:author="조 영봉" w:date="2021-04-27T13:46:00Z"/>
          <w:del w:id="906" w:author="ybcho2" w:date="2022-09-02T13:54:00Z"/>
        </w:trPr>
        <w:tc>
          <w:tcPr>
            <w:tcW w:w="1947" w:type="dxa"/>
            <w:tcPrChange w:id="907" w:author="ybcho2" w:date="2022-09-02T13:54:00Z">
              <w:tcPr>
                <w:tcW w:w="1951" w:type="dxa"/>
              </w:tcPr>
            </w:tcPrChange>
          </w:tcPr>
          <w:p w14:paraId="05DACB0C" w14:textId="79151586" w:rsidR="006F7D73" w:rsidDel="002F6CD4" w:rsidRDefault="006F7D73" w:rsidP="00FB3F20">
            <w:pPr>
              <w:rPr>
                <w:ins w:id="908" w:author="조 영봉" w:date="2021-04-27T13:46:00Z"/>
                <w:del w:id="909" w:author="ybcho2" w:date="2022-09-02T13:54:00Z"/>
                <w:rFonts w:eastAsiaTheme="minorHAnsi"/>
                <w:sz w:val="24"/>
                <w:szCs w:val="24"/>
              </w:rPr>
            </w:pPr>
            <w:ins w:id="910" w:author="조 영봉" w:date="2021-04-27T13:46:00Z">
              <w:del w:id="911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사무 OA</w:delText>
                </w:r>
              </w:del>
            </w:ins>
          </w:p>
        </w:tc>
        <w:tc>
          <w:tcPr>
            <w:tcW w:w="7069" w:type="dxa"/>
            <w:tcPrChange w:id="912" w:author="ybcho2" w:date="2022-09-02T13:54:00Z">
              <w:tcPr>
                <w:tcW w:w="7273" w:type="dxa"/>
              </w:tcPr>
            </w:tcPrChange>
          </w:tcPr>
          <w:p w14:paraId="35AC3B04" w14:textId="687C87EE" w:rsidR="006F7D73" w:rsidDel="002F6CD4" w:rsidRDefault="006F7D73" w:rsidP="00FB3F20">
            <w:pPr>
              <w:rPr>
                <w:ins w:id="913" w:author="조 영봉" w:date="2021-04-27T13:46:00Z"/>
                <w:del w:id="914" w:author="ybcho2" w:date="2022-09-02T13:54:00Z"/>
                <w:rFonts w:eastAsiaTheme="minorHAnsi"/>
                <w:sz w:val="24"/>
                <w:szCs w:val="24"/>
              </w:rPr>
            </w:pPr>
            <w:ins w:id="915" w:author="조 영봉" w:date="2021-04-27T13:46:00Z">
              <w:del w:id="916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인력변동에 따른 OA 자산 배분</w:delText>
                </w:r>
              </w:del>
            </w:ins>
          </w:p>
          <w:p w14:paraId="2B60D003" w14:textId="3534F981" w:rsidR="006F7D73" w:rsidDel="002F6CD4" w:rsidRDefault="006F7D73" w:rsidP="00FB3F20">
            <w:pPr>
              <w:rPr>
                <w:ins w:id="917" w:author="조 영봉" w:date="2021-04-27T13:46:00Z"/>
                <w:del w:id="918" w:author="ybcho2" w:date="2022-09-02T13:54:00Z"/>
                <w:rFonts w:eastAsiaTheme="minorHAnsi"/>
                <w:sz w:val="24"/>
                <w:szCs w:val="24"/>
              </w:rPr>
            </w:pPr>
            <w:ins w:id="919" w:author="조 영봉" w:date="2021-04-27T13:46:00Z">
              <w:del w:id="920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신규 인력에 대한 OA 구매 대행</w:delText>
                </w:r>
              </w:del>
            </w:ins>
          </w:p>
          <w:p w14:paraId="3C18C879" w14:textId="31E0D5ED" w:rsidR="006F7D73" w:rsidDel="002F6CD4" w:rsidRDefault="006F7D73" w:rsidP="00FB3F20">
            <w:pPr>
              <w:pStyle w:val="a8"/>
              <w:numPr>
                <w:ilvl w:val="0"/>
                <w:numId w:val="12"/>
              </w:numPr>
              <w:ind w:leftChars="0"/>
              <w:rPr>
                <w:ins w:id="921" w:author="조 영봉" w:date="2021-04-27T13:46:00Z"/>
                <w:del w:id="922" w:author="ybcho2" w:date="2022-09-02T13:54:00Z"/>
                <w:rFonts w:eastAsiaTheme="minorHAnsi"/>
                <w:sz w:val="24"/>
                <w:szCs w:val="24"/>
              </w:rPr>
            </w:pPr>
            <w:ins w:id="923" w:author="조 영봉" w:date="2021-04-27T13:46:00Z">
              <w:del w:id="924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신규 구매 비용은 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“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갑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”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이 부담합니다.</w:delText>
                </w:r>
              </w:del>
            </w:ins>
          </w:p>
          <w:p w14:paraId="1DCFAB71" w14:textId="7B79A7B6" w:rsidR="006F7D73" w:rsidDel="002F6CD4" w:rsidRDefault="006F7D73" w:rsidP="00FB3F20">
            <w:pPr>
              <w:rPr>
                <w:ins w:id="925" w:author="조 영봉" w:date="2021-04-27T13:46:00Z"/>
                <w:del w:id="926" w:author="ybcho2" w:date="2022-09-02T13:54:00Z"/>
                <w:rFonts w:eastAsiaTheme="minorHAnsi"/>
                <w:sz w:val="24"/>
                <w:szCs w:val="24"/>
              </w:rPr>
            </w:pPr>
            <w:ins w:id="927" w:author="조 영봉" w:date="2021-04-27T13:46:00Z">
              <w:del w:id="928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OA 장애 조치</w:delText>
                </w:r>
              </w:del>
            </w:ins>
          </w:p>
          <w:p w14:paraId="42F0CD97" w14:textId="38E79D75" w:rsidR="006F7D73" w:rsidRPr="004C7C33" w:rsidDel="002F6CD4" w:rsidRDefault="006F7D73" w:rsidP="00FB3F20">
            <w:pPr>
              <w:pStyle w:val="a8"/>
              <w:numPr>
                <w:ilvl w:val="0"/>
                <w:numId w:val="12"/>
              </w:numPr>
              <w:ind w:leftChars="0"/>
              <w:rPr>
                <w:ins w:id="929" w:author="조 영봉" w:date="2021-04-27T13:46:00Z"/>
                <w:del w:id="930" w:author="ybcho2" w:date="2022-09-02T13:54:00Z"/>
                <w:rFonts w:eastAsiaTheme="minorHAnsi"/>
                <w:sz w:val="24"/>
                <w:szCs w:val="24"/>
              </w:rPr>
            </w:pPr>
            <w:ins w:id="931" w:author="조 영봉" w:date="2021-04-27T13:46:00Z">
              <w:del w:id="932" w:author="ybcho2" w:date="2022-09-02T13:54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OA의 주변장치 불량 시 교체비용은 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“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갑</w:delText>
                </w:r>
                <w:r w:rsidDel="002F6CD4">
                  <w:rPr>
                    <w:rFonts w:eastAsiaTheme="minorHAnsi"/>
                    <w:sz w:val="24"/>
                    <w:szCs w:val="24"/>
                  </w:rPr>
                  <w:delText>”</w:delText>
                </w:r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이 부담합니다.</w:delText>
                </w:r>
              </w:del>
            </w:ins>
          </w:p>
        </w:tc>
      </w:tr>
      <w:tr w:rsidR="006F7D73" w14:paraId="7D7056EB" w14:textId="77777777" w:rsidTr="002F6CD4">
        <w:trPr>
          <w:ins w:id="933" w:author="조 영봉" w:date="2021-04-27T13:46:00Z"/>
        </w:trPr>
        <w:tc>
          <w:tcPr>
            <w:tcW w:w="1947" w:type="dxa"/>
            <w:tcPrChange w:id="934" w:author="ybcho2" w:date="2022-09-02T13:54:00Z">
              <w:tcPr>
                <w:tcW w:w="1951" w:type="dxa"/>
              </w:tcPr>
            </w:tcPrChange>
          </w:tcPr>
          <w:p w14:paraId="04BEC345" w14:textId="77777777" w:rsidR="006F7D73" w:rsidRDefault="006F7D73" w:rsidP="00FB3F20">
            <w:pPr>
              <w:rPr>
                <w:ins w:id="935" w:author="조 영봉" w:date="2021-04-27T13:46:00Z"/>
                <w:rFonts w:eastAsiaTheme="minorHAnsi"/>
                <w:sz w:val="24"/>
                <w:szCs w:val="24"/>
              </w:rPr>
            </w:pPr>
            <w:ins w:id="936" w:author="조 영봉" w:date="2021-04-27T13:46:00Z">
              <w:r>
                <w:rPr>
                  <w:rFonts w:eastAsiaTheme="minorHAnsi" w:hint="eastAsia"/>
                  <w:sz w:val="24"/>
                  <w:szCs w:val="24"/>
                </w:rPr>
                <w:t>정기보고</w:t>
              </w:r>
            </w:ins>
          </w:p>
        </w:tc>
        <w:tc>
          <w:tcPr>
            <w:tcW w:w="7069" w:type="dxa"/>
            <w:tcPrChange w:id="937" w:author="ybcho2" w:date="2022-09-02T13:54:00Z">
              <w:tcPr>
                <w:tcW w:w="7273" w:type="dxa"/>
              </w:tcPr>
            </w:tcPrChange>
          </w:tcPr>
          <w:p w14:paraId="60205E50" w14:textId="77777777" w:rsidR="002F6CD4" w:rsidRDefault="006F7D73" w:rsidP="00FB3F20">
            <w:pPr>
              <w:rPr>
                <w:ins w:id="938" w:author="ybcho2" w:date="2022-09-02T13:55:00Z"/>
                <w:rFonts w:eastAsiaTheme="minorHAnsi"/>
                <w:sz w:val="24"/>
                <w:szCs w:val="24"/>
              </w:rPr>
            </w:pPr>
            <w:ins w:id="939" w:author="조 영봉" w:date="2021-04-27T13:46:00Z">
              <w:r>
                <w:rPr>
                  <w:rFonts w:eastAsiaTheme="minorHAnsi" w:hint="eastAsia"/>
                  <w:sz w:val="24"/>
                  <w:szCs w:val="24"/>
                </w:rPr>
                <w:t xml:space="preserve">17조 3항에 명기된 시스템 및 서비스에 한하여 </w:t>
              </w:r>
            </w:ins>
            <w:ins w:id="940" w:author="ybcho2" w:date="2022-09-02T13:54:00Z">
              <w:r w:rsidR="002F6CD4">
                <w:rPr>
                  <w:rFonts w:eastAsiaTheme="minorHAnsi" w:hint="eastAsia"/>
                  <w:sz w:val="24"/>
                  <w:szCs w:val="24"/>
                </w:rPr>
                <w:t xml:space="preserve">주간보고 </w:t>
              </w:r>
            </w:ins>
          </w:p>
          <w:p w14:paraId="2555EBE2" w14:textId="7BB2E485" w:rsidR="006F7D73" w:rsidRDefault="002F6CD4" w:rsidP="00FB3F20">
            <w:pPr>
              <w:rPr>
                <w:ins w:id="941" w:author="조 영봉" w:date="2021-04-27T13:46:00Z"/>
                <w:rFonts w:eastAsiaTheme="minorHAnsi"/>
                <w:sz w:val="24"/>
                <w:szCs w:val="24"/>
              </w:rPr>
            </w:pPr>
            <w:ins w:id="942" w:author="ybcho2" w:date="2022-09-02T13:54:00Z">
              <w:r>
                <w:rPr>
                  <w:rFonts w:eastAsiaTheme="minorHAnsi" w:hint="eastAsia"/>
                  <w:sz w:val="24"/>
                  <w:szCs w:val="24"/>
                </w:rPr>
                <w:t>및</w:t>
              </w:r>
              <w:r>
                <w:rPr>
                  <w:rFonts w:eastAsiaTheme="minorHAnsi"/>
                  <w:sz w:val="24"/>
                  <w:szCs w:val="24"/>
                </w:rPr>
                <w:t xml:space="preserve"> </w:t>
              </w:r>
            </w:ins>
            <w:ins w:id="943" w:author="조 영봉" w:date="2021-04-27T13:46:00Z">
              <w:del w:id="944" w:author="ybcho2" w:date="2022-09-02T13:54:00Z">
                <w:r w:rsidR="006F7D73" w:rsidDel="002F6CD4">
                  <w:rPr>
                    <w:rFonts w:eastAsiaTheme="minorHAnsi" w:hint="eastAsia"/>
                    <w:sz w:val="24"/>
                    <w:szCs w:val="24"/>
                  </w:rPr>
                  <w:delText>매</w:delText>
                </w:r>
              </w:del>
              <w:r w:rsidR="006F7D73">
                <w:rPr>
                  <w:rFonts w:eastAsiaTheme="minorHAnsi" w:hint="eastAsia"/>
                  <w:sz w:val="24"/>
                  <w:szCs w:val="24"/>
                </w:rPr>
                <w:t>월</w:t>
              </w:r>
            </w:ins>
            <w:ins w:id="945" w:author="ybcho2" w:date="2022-09-02T13:54:00Z">
              <w:r>
                <w:rPr>
                  <w:rFonts w:eastAsiaTheme="minorHAnsi" w:hint="eastAsia"/>
                  <w:sz w:val="24"/>
                  <w:szCs w:val="24"/>
                </w:rPr>
                <w:t>간보고서</w:t>
              </w:r>
            </w:ins>
            <w:ins w:id="946" w:author="조 영봉" w:date="2021-04-27T13:46:00Z">
              <w:del w:id="947" w:author="ybcho2" w:date="2022-09-02T13:54:00Z">
                <w:r w:rsidR="006F7D73" w:rsidDel="002F6CD4">
                  <w:rPr>
                    <w:rFonts w:eastAsiaTheme="minorHAnsi" w:hint="eastAsia"/>
                    <w:sz w:val="24"/>
                    <w:szCs w:val="24"/>
                  </w:rPr>
                  <w:delText xml:space="preserve"> 1회 정기보고서</w:delText>
                </w:r>
              </w:del>
              <w:r w:rsidR="006F7D73">
                <w:rPr>
                  <w:rFonts w:eastAsiaTheme="minorHAnsi" w:hint="eastAsia"/>
                  <w:sz w:val="24"/>
                  <w:szCs w:val="24"/>
                </w:rPr>
                <w:t>를 작성하여 제출합니다.</w:t>
              </w:r>
            </w:ins>
          </w:p>
          <w:p w14:paraId="6C471152" w14:textId="77777777" w:rsidR="006F7D73" w:rsidRPr="00D67E66" w:rsidRDefault="006F7D73" w:rsidP="00FB3F20">
            <w:pPr>
              <w:pStyle w:val="a8"/>
              <w:numPr>
                <w:ilvl w:val="0"/>
                <w:numId w:val="12"/>
              </w:numPr>
              <w:ind w:leftChars="0"/>
              <w:rPr>
                <w:ins w:id="948" w:author="조 영봉" w:date="2021-04-27T13:46:00Z"/>
                <w:rFonts w:eastAsiaTheme="minorHAnsi"/>
                <w:sz w:val="24"/>
                <w:szCs w:val="24"/>
              </w:rPr>
            </w:pPr>
            <w:ins w:id="949" w:author="조 영봉" w:date="2021-04-27T13:46:00Z">
              <w:r>
                <w:rPr>
                  <w:rFonts w:eastAsiaTheme="minorHAnsi" w:hint="eastAsia"/>
                  <w:sz w:val="24"/>
                  <w:szCs w:val="24"/>
                </w:rPr>
                <w:t>수고보고가 필요 시 일정을 협의하여 보고서를 제출합니다.</w:t>
              </w:r>
            </w:ins>
          </w:p>
        </w:tc>
      </w:tr>
    </w:tbl>
    <w:p w14:paraId="59C3775F" w14:textId="77777777" w:rsidR="006F7D73" w:rsidRPr="00D67E66" w:rsidRDefault="006F7D73" w:rsidP="006F7D73">
      <w:pPr>
        <w:rPr>
          <w:ins w:id="950" w:author="조 영봉" w:date="2021-04-27T13:46:00Z"/>
          <w:rFonts w:eastAsiaTheme="minorHAnsi"/>
          <w:sz w:val="24"/>
          <w:szCs w:val="24"/>
        </w:rPr>
      </w:pPr>
    </w:p>
    <w:bookmarkEnd w:id="774"/>
    <w:p w14:paraId="3AC7570C" w14:textId="49A7DBF4" w:rsidR="006F7D73" w:rsidRDefault="006F7D73" w:rsidP="006F7D73">
      <w:pPr>
        <w:rPr>
          <w:ins w:id="951" w:author="조 영봉" w:date="2021-04-27T13:46:00Z"/>
          <w:rFonts w:eastAsiaTheme="minorHAnsi"/>
          <w:sz w:val="24"/>
          <w:szCs w:val="24"/>
        </w:rPr>
      </w:pPr>
      <w:ins w:id="952" w:author="조 영봉" w:date="2021-04-27T13:46:00Z">
        <w:del w:id="953" w:author="ybcho2" w:date="2022-09-02T13:55:00Z">
          <w:r w:rsidRPr="004C7C33" w:rsidDel="002F6CD4">
            <w:rPr>
              <w:rFonts w:eastAsiaTheme="minorHAnsi" w:hint="eastAsia"/>
              <w:sz w:val="24"/>
              <w:szCs w:val="24"/>
            </w:rPr>
            <w:delText>2)</w:delText>
          </w:r>
          <w:r w:rsidDel="002F6CD4">
            <w:rPr>
              <w:rFonts w:eastAsiaTheme="minorHAnsi"/>
              <w:sz w:val="24"/>
              <w:szCs w:val="24"/>
            </w:rPr>
            <w:delText xml:space="preserve"> </w:delText>
          </w:r>
          <w:r w:rsidDel="002F6CD4">
            <w:rPr>
              <w:rFonts w:eastAsiaTheme="minorHAnsi" w:hint="eastAsia"/>
              <w:sz w:val="24"/>
              <w:szCs w:val="24"/>
            </w:rPr>
            <w:delText>17조 3항 이외의 신규 도입 및 구축</w:delText>
          </w:r>
        </w:del>
      </w:ins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47"/>
        <w:gridCol w:w="7069"/>
      </w:tblGrid>
      <w:tr w:rsidR="006F7D73" w:rsidDel="002F6CD4" w14:paraId="7375F1C4" w14:textId="287602C8" w:rsidTr="00FB3F20">
        <w:trPr>
          <w:ins w:id="954" w:author="조 영봉" w:date="2021-04-27T13:46:00Z"/>
          <w:del w:id="955" w:author="ybcho2" w:date="2022-09-02T13:55:00Z"/>
        </w:trPr>
        <w:tc>
          <w:tcPr>
            <w:tcW w:w="1951" w:type="dxa"/>
          </w:tcPr>
          <w:p w14:paraId="0C63318B" w14:textId="32845DF7" w:rsidR="006F7D73" w:rsidDel="002F6CD4" w:rsidRDefault="006F7D73" w:rsidP="00FB3F20">
            <w:pPr>
              <w:rPr>
                <w:ins w:id="956" w:author="조 영봉" w:date="2021-04-27T13:46:00Z"/>
                <w:del w:id="957" w:author="ybcho2" w:date="2022-09-02T13:55:00Z"/>
                <w:rFonts w:eastAsiaTheme="minorHAnsi"/>
                <w:sz w:val="24"/>
                <w:szCs w:val="24"/>
              </w:rPr>
            </w:pPr>
            <w:ins w:id="958" w:author="조 영봉" w:date="2021-04-27T13:46:00Z">
              <w:del w:id="959" w:author="ybcho2" w:date="2022-09-02T13:55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시스템&amp;서비스</w:delText>
                </w:r>
              </w:del>
            </w:ins>
          </w:p>
        </w:tc>
        <w:tc>
          <w:tcPr>
            <w:tcW w:w="7273" w:type="dxa"/>
          </w:tcPr>
          <w:p w14:paraId="54704E3A" w14:textId="1B15A560" w:rsidR="006F7D73" w:rsidDel="002F6CD4" w:rsidRDefault="006F7D73" w:rsidP="00FB3F20">
            <w:pPr>
              <w:rPr>
                <w:ins w:id="960" w:author="조 영봉" w:date="2021-04-27T13:46:00Z"/>
                <w:del w:id="961" w:author="ybcho2" w:date="2022-09-02T13:55:00Z"/>
                <w:rFonts w:eastAsiaTheme="minorHAnsi"/>
                <w:sz w:val="24"/>
                <w:szCs w:val="24"/>
              </w:rPr>
            </w:pPr>
            <w:ins w:id="962" w:author="조 영봉" w:date="2021-04-27T13:46:00Z">
              <w:del w:id="963" w:author="ybcho2" w:date="2022-09-02T13:55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서비스 상세 내역</w:delText>
                </w:r>
              </w:del>
            </w:ins>
          </w:p>
        </w:tc>
      </w:tr>
      <w:tr w:rsidR="006F7D73" w:rsidDel="002F6CD4" w14:paraId="4DB06792" w14:textId="543893FD" w:rsidTr="00FB3F20">
        <w:trPr>
          <w:ins w:id="964" w:author="조 영봉" w:date="2021-04-27T13:46:00Z"/>
          <w:del w:id="965" w:author="ybcho2" w:date="2022-09-02T13:55:00Z"/>
        </w:trPr>
        <w:tc>
          <w:tcPr>
            <w:tcW w:w="1951" w:type="dxa"/>
          </w:tcPr>
          <w:p w14:paraId="0EC8DF39" w14:textId="52558141" w:rsidR="006F7D73" w:rsidDel="002F6CD4" w:rsidRDefault="006F7D73" w:rsidP="00FB3F20">
            <w:pPr>
              <w:rPr>
                <w:ins w:id="966" w:author="조 영봉" w:date="2021-04-27T13:46:00Z"/>
                <w:del w:id="967" w:author="ybcho2" w:date="2022-09-02T13:55:00Z"/>
                <w:rFonts w:eastAsiaTheme="minorHAnsi"/>
                <w:sz w:val="24"/>
                <w:szCs w:val="24"/>
              </w:rPr>
            </w:pPr>
            <w:ins w:id="968" w:author="조 영봉" w:date="2021-04-27T13:46:00Z">
              <w:del w:id="969" w:author="ybcho2" w:date="2022-09-02T13:55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신규 도입</w:delText>
                </w:r>
              </w:del>
            </w:ins>
          </w:p>
        </w:tc>
        <w:tc>
          <w:tcPr>
            <w:tcW w:w="7273" w:type="dxa"/>
          </w:tcPr>
          <w:p w14:paraId="4B283A4A" w14:textId="3CF6C659" w:rsidR="006F7D73" w:rsidDel="002F6CD4" w:rsidRDefault="006F7D73" w:rsidP="00FB3F20">
            <w:pPr>
              <w:rPr>
                <w:ins w:id="970" w:author="조 영봉" w:date="2021-04-27T13:46:00Z"/>
                <w:del w:id="971" w:author="ybcho2" w:date="2022-09-02T13:55:00Z"/>
                <w:rFonts w:eastAsiaTheme="minorHAnsi"/>
                <w:sz w:val="24"/>
                <w:szCs w:val="24"/>
              </w:rPr>
            </w:pPr>
            <w:ins w:id="972" w:author="조 영봉" w:date="2021-04-27T13:46:00Z">
              <w:del w:id="973" w:author="ybcho2" w:date="2022-09-02T13:55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도입 기획</w:delText>
                </w:r>
              </w:del>
            </w:ins>
          </w:p>
          <w:p w14:paraId="615105A4" w14:textId="3D0305F0" w:rsidR="006F7D73" w:rsidDel="002F6CD4" w:rsidRDefault="006F7D73" w:rsidP="00FB3F20">
            <w:pPr>
              <w:rPr>
                <w:ins w:id="974" w:author="조 영봉" w:date="2021-04-27T13:46:00Z"/>
                <w:del w:id="975" w:author="ybcho2" w:date="2022-09-02T13:55:00Z"/>
                <w:rFonts w:eastAsiaTheme="minorHAnsi"/>
                <w:sz w:val="24"/>
                <w:szCs w:val="24"/>
              </w:rPr>
            </w:pPr>
            <w:ins w:id="976" w:author="조 영봉" w:date="2021-04-27T13:46:00Z">
              <w:del w:id="977" w:author="ybcho2" w:date="2022-09-02T13:55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적용 기술 검토</w:delText>
                </w:r>
              </w:del>
            </w:ins>
          </w:p>
          <w:p w14:paraId="7C525FD5" w14:textId="0C278B0C" w:rsidR="006F7D73" w:rsidDel="002F6CD4" w:rsidRDefault="006F7D73" w:rsidP="00FB3F20">
            <w:pPr>
              <w:rPr>
                <w:ins w:id="978" w:author="조 영봉" w:date="2021-04-27T13:46:00Z"/>
                <w:del w:id="979" w:author="ybcho2" w:date="2022-09-02T13:55:00Z"/>
                <w:rFonts w:eastAsiaTheme="minorHAnsi"/>
                <w:sz w:val="24"/>
                <w:szCs w:val="24"/>
              </w:rPr>
            </w:pPr>
            <w:ins w:id="980" w:author="조 영봉" w:date="2021-04-27T13:46:00Z">
              <w:del w:id="981" w:author="ybcho2" w:date="2022-09-02T13:55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솔루션 비교검토</w:delText>
                </w:r>
              </w:del>
            </w:ins>
          </w:p>
          <w:p w14:paraId="7F3366DC" w14:textId="22C1C235" w:rsidR="006F7D73" w:rsidDel="002F6CD4" w:rsidRDefault="006F7D73" w:rsidP="00FB3F20">
            <w:pPr>
              <w:rPr>
                <w:ins w:id="982" w:author="조 영봉" w:date="2021-04-27T13:46:00Z"/>
                <w:del w:id="983" w:author="ybcho2" w:date="2022-09-02T13:55:00Z"/>
                <w:rFonts w:eastAsiaTheme="minorHAnsi"/>
                <w:sz w:val="24"/>
                <w:szCs w:val="24"/>
              </w:rPr>
            </w:pPr>
            <w:ins w:id="984" w:author="조 영봉" w:date="2021-04-27T13:46:00Z">
              <w:del w:id="985" w:author="ybcho2" w:date="2022-09-02T13:55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구축 지원</w:delText>
                </w:r>
              </w:del>
            </w:ins>
          </w:p>
          <w:p w14:paraId="71FE091E" w14:textId="1C7ABCB8" w:rsidR="006F7D73" w:rsidDel="002F6CD4" w:rsidRDefault="006F7D73" w:rsidP="00FB3F20">
            <w:pPr>
              <w:pStyle w:val="a8"/>
              <w:numPr>
                <w:ilvl w:val="0"/>
                <w:numId w:val="12"/>
              </w:numPr>
              <w:ind w:leftChars="0"/>
              <w:rPr>
                <w:ins w:id="986" w:author="조 영봉" w:date="2021-04-27T13:46:00Z"/>
                <w:del w:id="987" w:author="ybcho2" w:date="2022-09-02T13:55:00Z"/>
                <w:rFonts w:eastAsiaTheme="minorHAnsi"/>
                <w:sz w:val="24"/>
                <w:szCs w:val="24"/>
              </w:rPr>
            </w:pPr>
            <w:ins w:id="988" w:author="조 영봉" w:date="2021-04-27T13:46:00Z">
              <w:del w:id="989" w:author="ybcho2" w:date="2022-09-02T13:55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일정 및 외주용역 관리</w:delText>
                </w:r>
              </w:del>
            </w:ins>
          </w:p>
          <w:p w14:paraId="39B0C633" w14:textId="354C8935" w:rsidR="006F7D73" w:rsidRPr="00C1347F" w:rsidDel="002F6CD4" w:rsidRDefault="006F7D73" w:rsidP="00FB3F20">
            <w:pPr>
              <w:rPr>
                <w:ins w:id="990" w:author="조 영봉" w:date="2021-04-27T13:46:00Z"/>
                <w:del w:id="991" w:author="ybcho2" w:date="2022-09-02T13:55:00Z"/>
                <w:rFonts w:eastAsiaTheme="minorHAnsi"/>
                <w:sz w:val="24"/>
                <w:szCs w:val="24"/>
              </w:rPr>
            </w:pPr>
            <w:ins w:id="992" w:author="조 영봉" w:date="2021-04-27T13:46:00Z">
              <w:del w:id="993" w:author="ybcho2" w:date="2022-09-02T13:55:00Z">
                <w:r w:rsidDel="002F6CD4">
                  <w:rPr>
                    <w:rFonts w:eastAsiaTheme="minorHAnsi" w:hint="eastAsia"/>
                    <w:sz w:val="24"/>
                    <w:szCs w:val="24"/>
                  </w:rPr>
                  <w:delText>시스템 품질관리</w:delText>
                </w:r>
              </w:del>
            </w:ins>
          </w:p>
        </w:tc>
      </w:tr>
    </w:tbl>
    <w:p w14:paraId="03822C1A" w14:textId="77777777" w:rsidR="006F7D73" w:rsidRPr="004C7C33" w:rsidRDefault="006F7D73" w:rsidP="006F7D73">
      <w:pPr>
        <w:rPr>
          <w:ins w:id="994" w:author="조 영봉" w:date="2021-04-27T13:46:00Z"/>
          <w:rFonts w:eastAsiaTheme="minorHAnsi"/>
          <w:sz w:val="24"/>
          <w:szCs w:val="24"/>
        </w:rPr>
      </w:pPr>
    </w:p>
    <w:p w14:paraId="67ABE103" w14:textId="55E11F11" w:rsidR="006F7D73" w:rsidRDefault="006F7D73" w:rsidP="00943AFB">
      <w:pPr>
        <w:rPr>
          <w:ins w:id="995" w:author="조 영봉" w:date="2021-04-27T13:46:00Z"/>
          <w:rFonts w:eastAsiaTheme="minorHAnsi"/>
          <w:sz w:val="24"/>
          <w:szCs w:val="24"/>
        </w:rPr>
      </w:pPr>
    </w:p>
    <w:p w14:paraId="3871BE25" w14:textId="7E986BA7" w:rsidR="006F7D73" w:rsidRDefault="006F7D73" w:rsidP="00943AFB">
      <w:pPr>
        <w:rPr>
          <w:ins w:id="996" w:author="조 영봉" w:date="2021-04-27T13:46:00Z"/>
          <w:rFonts w:eastAsiaTheme="minorHAnsi"/>
          <w:sz w:val="24"/>
          <w:szCs w:val="24"/>
        </w:rPr>
      </w:pPr>
    </w:p>
    <w:p w14:paraId="3866DA2F" w14:textId="5CCD01EF" w:rsidR="006F7D73" w:rsidRDefault="006F7D73" w:rsidP="00943AFB">
      <w:pPr>
        <w:rPr>
          <w:ins w:id="997" w:author="조 영봉" w:date="2021-04-27T13:46:00Z"/>
          <w:rFonts w:eastAsiaTheme="minorHAnsi"/>
          <w:sz w:val="24"/>
          <w:szCs w:val="24"/>
        </w:rPr>
      </w:pPr>
    </w:p>
    <w:p w14:paraId="3FD004E4" w14:textId="2A587B37" w:rsidR="006F7D73" w:rsidRDefault="006F7D73" w:rsidP="00943AFB">
      <w:pPr>
        <w:rPr>
          <w:ins w:id="998" w:author="조 영봉" w:date="2021-04-27T13:46:00Z"/>
          <w:rFonts w:eastAsiaTheme="minorHAnsi"/>
          <w:sz w:val="24"/>
          <w:szCs w:val="24"/>
        </w:rPr>
      </w:pPr>
    </w:p>
    <w:p w14:paraId="1F7BC566" w14:textId="6A509A6A" w:rsidR="006F7D73" w:rsidRDefault="006F7D73" w:rsidP="00943AFB">
      <w:pPr>
        <w:rPr>
          <w:ins w:id="999" w:author="조 영봉" w:date="2021-04-27T13:46:00Z"/>
          <w:rFonts w:eastAsiaTheme="minorHAnsi"/>
          <w:sz w:val="24"/>
          <w:szCs w:val="24"/>
        </w:rPr>
      </w:pPr>
    </w:p>
    <w:p w14:paraId="3140D5D6" w14:textId="7521EE35" w:rsidR="006F7D73" w:rsidDel="00164BAC" w:rsidRDefault="006F7D73" w:rsidP="00943AFB">
      <w:pPr>
        <w:rPr>
          <w:ins w:id="1000" w:author="조 영봉" w:date="2021-04-27T13:46:00Z"/>
          <w:del w:id="1001" w:author="강석남 부장" w:date="2025-04-07T11:51:00Z" w16du:dateUtc="2025-04-07T02:51:00Z"/>
          <w:rFonts w:eastAsiaTheme="minorHAnsi"/>
          <w:sz w:val="24"/>
          <w:szCs w:val="24"/>
        </w:rPr>
      </w:pPr>
    </w:p>
    <w:p w14:paraId="15ADBAFC" w14:textId="23CD8A4F" w:rsidR="006F7D73" w:rsidDel="002F6CD4" w:rsidRDefault="006F7D73" w:rsidP="00943AFB">
      <w:pPr>
        <w:rPr>
          <w:ins w:id="1002" w:author="조 영봉" w:date="2021-04-27T13:46:00Z"/>
          <w:del w:id="1003" w:author="ybcho2" w:date="2022-09-02T13:55:00Z"/>
          <w:rFonts w:eastAsiaTheme="minorHAnsi"/>
          <w:sz w:val="24"/>
          <w:szCs w:val="24"/>
        </w:rPr>
      </w:pPr>
    </w:p>
    <w:p w14:paraId="097DC911" w14:textId="6A88F753" w:rsidR="006F7D73" w:rsidRPr="006F7D73" w:rsidDel="002F6CD4" w:rsidRDefault="006F7D73" w:rsidP="00943AFB">
      <w:pPr>
        <w:rPr>
          <w:del w:id="1004" w:author="ybcho2" w:date="2022-09-02T13:55:00Z"/>
          <w:rFonts w:eastAsiaTheme="minorHAnsi"/>
          <w:sz w:val="24"/>
          <w:szCs w:val="24"/>
        </w:rPr>
      </w:pPr>
    </w:p>
    <w:p w14:paraId="1B6222FF" w14:textId="238523B7" w:rsidR="009406F2" w:rsidDel="002F6CD4" w:rsidRDefault="009406F2" w:rsidP="00943AFB">
      <w:pPr>
        <w:rPr>
          <w:del w:id="1005" w:author="ybcho2" w:date="2022-09-02T13:55:00Z"/>
          <w:rFonts w:eastAsiaTheme="minorHAnsi"/>
          <w:sz w:val="24"/>
          <w:szCs w:val="24"/>
        </w:rPr>
      </w:pPr>
    </w:p>
    <w:p w14:paraId="6AF0AE64" w14:textId="183A4238" w:rsidR="009406F2" w:rsidRPr="009D2909" w:rsidDel="002F6CD4" w:rsidRDefault="009406F2" w:rsidP="009406F2">
      <w:pPr>
        <w:jc w:val="center"/>
        <w:rPr>
          <w:del w:id="1006" w:author="ybcho2" w:date="2022-09-02T13:55:00Z"/>
          <w:sz w:val="40"/>
          <w:szCs w:val="40"/>
        </w:rPr>
      </w:pPr>
      <w:del w:id="1007" w:author="ybcho2" w:date="2022-09-02T13:55:00Z">
        <w:r w:rsidDel="002F6CD4">
          <w:rPr>
            <w:rFonts w:hint="eastAsia"/>
            <w:sz w:val="40"/>
            <w:szCs w:val="40"/>
          </w:rPr>
          <w:delText>2</w:delText>
        </w:r>
      </w:del>
      <w:ins w:id="1008" w:author="조 영봉" w:date="2021-04-27T13:46:00Z">
        <w:del w:id="1009" w:author="ybcho2" w:date="2022-09-02T13:55:00Z">
          <w:r w:rsidR="006F7D73" w:rsidDel="002F6CD4">
            <w:rPr>
              <w:sz w:val="40"/>
              <w:szCs w:val="40"/>
            </w:rPr>
            <w:delText>3</w:delText>
          </w:r>
        </w:del>
      </w:ins>
      <w:del w:id="1010" w:author="ybcho2" w:date="2022-09-02T13:55:00Z">
        <w:r w:rsidDel="002F6CD4">
          <w:rPr>
            <w:rFonts w:hint="eastAsia"/>
            <w:sz w:val="40"/>
            <w:szCs w:val="40"/>
          </w:rPr>
          <w:delText>. 임대료 및 식비 청구방법</w:delText>
        </w:r>
      </w:del>
    </w:p>
    <w:p w14:paraId="2C786AE4" w14:textId="0E0B22D5" w:rsidR="009406F2" w:rsidDel="002F6CD4" w:rsidRDefault="009406F2" w:rsidP="009406F2">
      <w:pPr>
        <w:ind w:right="240"/>
        <w:jc w:val="right"/>
        <w:rPr>
          <w:del w:id="1011" w:author="ybcho2" w:date="2022-09-02T13:55:00Z"/>
          <w:sz w:val="24"/>
          <w:szCs w:val="24"/>
        </w:rPr>
      </w:pPr>
    </w:p>
    <w:p w14:paraId="35D1212F" w14:textId="0D67A07D" w:rsidR="009406F2" w:rsidRPr="009406F2" w:rsidDel="002F6CD4" w:rsidRDefault="009406F2" w:rsidP="009406F2">
      <w:pPr>
        <w:ind w:right="240"/>
        <w:rPr>
          <w:del w:id="1012" w:author="ybcho2" w:date="2022-09-02T13:55:00Z"/>
          <w:sz w:val="24"/>
          <w:szCs w:val="24"/>
        </w:rPr>
      </w:pPr>
      <w:del w:id="1013" w:author="ybcho2" w:date="2022-09-02T13:55:00Z">
        <w:r w:rsidRPr="009406F2" w:rsidDel="002F6CD4">
          <w:rPr>
            <w:rFonts w:hint="eastAsia"/>
            <w:sz w:val="24"/>
            <w:szCs w:val="24"/>
          </w:rPr>
          <w:delText>1.</w:delText>
        </w:r>
        <w:r w:rsidDel="002F6CD4">
          <w:rPr>
            <w:rFonts w:hint="eastAsia"/>
            <w:sz w:val="24"/>
            <w:szCs w:val="24"/>
          </w:rPr>
          <w:delText xml:space="preserve"> </w:delText>
        </w:r>
        <w:r w:rsidRPr="009406F2" w:rsidDel="002F6CD4">
          <w:rPr>
            <w:rFonts w:hint="eastAsia"/>
            <w:sz w:val="24"/>
            <w:szCs w:val="24"/>
          </w:rPr>
          <w:delText>임</w:delText>
        </w:r>
        <w:r w:rsidR="001C6812" w:rsidDel="002F6CD4">
          <w:rPr>
            <w:rFonts w:hint="eastAsia"/>
            <w:sz w:val="24"/>
            <w:szCs w:val="24"/>
          </w:rPr>
          <w:delText>대료</w:delText>
        </w:r>
        <w:r w:rsidRPr="009406F2" w:rsidDel="002F6CD4">
          <w:rPr>
            <w:rFonts w:hint="eastAsia"/>
            <w:sz w:val="24"/>
            <w:szCs w:val="24"/>
          </w:rPr>
          <w:delText xml:space="preserve"> 산정</w:delText>
        </w:r>
      </w:del>
    </w:p>
    <w:p w14:paraId="22A96B05" w14:textId="5B849D32" w:rsidR="009406F2" w:rsidRPr="00E0517E" w:rsidDel="002F6CD4" w:rsidRDefault="009406F2" w:rsidP="009406F2">
      <w:pPr>
        <w:ind w:right="240"/>
        <w:jc w:val="right"/>
        <w:rPr>
          <w:del w:id="1014" w:author="ybcho2" w:date="2022-09-02T13:55:00Z"/>
          <w:sz w:val="24"/>
          <w:szCs w:val="24"/>
        </w:rPr>
      </w:pPr>
    </w:p>
    <w:tbl>
      <w:tblPr>
        <w:tblW w:w="0" w:type="auto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2"/>
        <w:gridCol w:w="2410"/>
        <w:gridCol w:w="2914"/>
      </w:tblGrid>
      <w:tr w:rsidR="009406F2" w:rsidRPr="00024FDD" w:rsidDel="002F6CD4" w14:paraId="7137B05B" w14:textId="14BAC71E" w:rsidTr="00F75E6D">
        <w:trPr>
          <w:del w:id="1015" w:author="ybcho2" w:date="2022-09-02T13:55:00Z"/>
        </w:trPr>
        <w:tc>
          <w:tcPr>
            <w:tcW w:w="3412" w:type="dxa"/>
          </w:tcPr>
          <w:p w14:paraId="1544DB9B" w14:textId="5F4C5538" w:rsidR="009406F2" w:rsidRPr="00E0517E" w:rsidDel="002F6CD4" w:rsidRDefault="009406F2" w:rsidP="00F75E6D">
            <w:pPr>
              <w:jc w:val="center"/>
              <w:rPr>
                <w:del w:id="1016" w:author="ybcho2" w:date="2022-09-02T13:55:00Z"/>
                <w:rFonts w:eastAsiaTheme="minorHAnsi"/>
                <w:sz w:val="22"/>
              </w:rPr>
            </w:pPr>
            <w:del w:id="1017" w:author="ybcho2" w:date="2022-09-02T13:55:00Z">
              <w:r w:rsidRPr="00E0517E" w:rsidDel="002F6CD4">
                <w:rPr>
                  <w:rFonts w:eastAsiaTheme="minorHAnsi" w:hint="eastAsia"/>
                  <w:sz w:val="22"/>
                </w:rPr>
                <w:delText>항목</w:delText>
              </w:r>
            </w:del>
          </w:p>
        </w:tc>
        <w:tc>
          <w:tcPr>
            <w:tcW w:w="2410" w:type="dxa"/>
          </w:tcPr>
          <w:p w14:paraId="0DA97838" w14:textId="1119F758" w:rsidR="009406F2" w:rsidRPr="00E0517E" w:rsidDel="002F6CD4" w:rsidRDefault="009406F2" w:rsidP="00F75E6D">
            <w:pPr>
              <w:jc w:val="center"/>
              <w:rPr>
                <w:del w:id="1018" w:author="ybcho2" w:date="2022-09-02T13:55:00Z"/>
                <w:rFonts w:eastAsiaTheme="minorHAnsi"/>
                <w:sz w:val="22"/>
              </w:rPr>
            </w:pPr>
            <w:del w:id="1019" w:author="ybcho2" w:date="2022-09-02T13:55:00Z">
              <w:r w:rsidRPr="00E0517E" w:rsidDel="002F6CD4">
                <w:rPr>
                  <w:rFonts w:eastAsiaTheme="minorHAnsi" w:hint="eastAsia"/>
                  <w:sz w:val="22"/>
                </w:rPr>
                <w:delText>금액</w:delText>
              </w:r>
              <w:r w:rsidDel="002F6CD4">
                <w:rPr>
                  <w:rFonts w:eastAsiaTheme="minorHAnsi" w:hint="eastAsia"/>
                  <w:sz w:val="22"/>
                </w:rPr>
                <w:delText>(원)</w:delText>
              </w:r>
            </w:del>
          </w:p>
        </w:tc>
        <w:tc>
          <w:tcPr>
            <w:tcW w:w="2914" w:type="dxa"/>
          </w:tcPr>
          <w:p w14:paraId="3975A495" w14:textId="2CAD7052" w:rsidR="009406F2" w:rsidRPr="00E0517E" w:rsidDel="002F6CD4" w:rsidRDefault="009406F2" w:rsidP="00F75E6D">
            <w:pPr>
              <w:jc w:val="center"/>
              <w:rPr>
                <w:del w:id="1020" w:author="ybcho2" w:date="2022-09-02T13:55:00Z"/>
                <w:rFonts w:eastAsiaTheme="minorHAnsi"/>
                <w:sz w:val="22"/>
              </w:rPr>
            </w:pPr>
            <w:del w:id="1021" w:author="ybcho2" w:date="2022-09-02T13:55:00Z">
              <w:r w:rsidDel="002F6CD4">
                <w:rPr>
                  <w:rFonts w:eastAsiaTheme="minorHAnsi" w:hint="eastAsia"/>
                  <w:sz w:val="22"/>
                </w:rPr>
                <w:delText>비고</w:delText>
              </w:r>
            </w:del>
          </w:p>
        </w:tc>
      </w:tr>
      <w:tr w:rsidR="00140622" w:rsidRPr="00024FDD" w:rsidDel="002F6CD4" w14:paraId="518533CE" w14:textId="72E98EBA" w:rsidTr="00F75E6D">
        <w:trPr>
          <w:del w:id="1022" w:author="ybcho2" w:date="2022-09-02T13:55:00Z"/>
        </w:trPr>
        <w:tc>
          <w:tcPr>
            <w:tcW w:w="3412" w:type="dxa"/>
          </w:tcPr>
          <w:p w14:paraId="00759729" w14:textId="004ABEC5" w:rsidR="00140622" w:rsidRPr="00E0517E" w:rsidDel="002F6CD4" w:rsidRDefault="00140622" w:rsidP="00140622">
            <w:pPr>
              <w:jc w:val="center"/>
              <w:rPr>
                <w:del w:id="1023" w:author="ybcho2" w:date="2022-09-02T13:55:00Z"/>
                <w:rFonts w:eastAsiaTheme="minorHAnsi"/>
                <w:sz w:val="22"/>
              </w:rPr>
            </w:pPr>
            <w:del w:id="1024" w:author="ybcho2" w:date="2022-09-02T13:55:00Z">
              <w:r w:rsidDel="002F6CD4">
                <w:rPr>
                  <w:rFonts w:eastAsiaTheme="minorHAnsi"/>
                  <w:sz w:val="22"/>
                </w:rPr>
                <w:delText>“</w:delText>
              </w:r>
              <w:r w:rsidDel="002F6CD4">
                <w:rPr>
                  <w:rFonts w:eastAsiaTheme="minorHAnsi" w:hint="eastAsia"/>
                  <w:sz w:val="22"/>
                </w:rPr>
                <w:delText>갑</w:delText>
              </w:r>
              <w:r w:rsidDel="002F6CD4">
                <w:rPr>
                  <w:rFonts w:eastAsiaTheme="minorHAnsi"/>
                  <w:sz w:val="22"/>
                </w:rPr>
                <w:delText>”</w:delText>
              </w:r>
              <w:r w:rsidDel="002F6CD4">
                <w:rPr>
                  <w:rFonts w:eastAsiaTheme="minorHAnsi" w:hint="eastAsia"/>
                  <w:sz w:val="22"/>
                </w:rPr>
                <w:delText xml:space="preserve"> 소재 본관3F</w:delText>
              </w:r>
            </w:del>
          </w:p>
        </w:tc>
        <w:tc>
          <w:tcPr>
            <w:tcW w:w="2410" w:type="dxa"/>
            <w:vAlign w:val="center"/>
          </w:tcPr>
          <w:p w14:paraId="3A34BC5D" w14:textId="4E8544BC" w:rsidR="00140622" w:rsidDel="002F6CD4" w:rsidRDefault="00140622" w:rsidP="00140622">
            <w:pPr>
              <w:jc w:val="right"/>
              <w:rPr>
                <w:del w:id="1025" w:author="ybcho2" w:date="2022-09-02T13:55:00Z"/>
                <w:rFonts w:ascii="맑은 고딕" w:eastAsia="맑은 고딕" w:hAnsi="맑은 고딕"/>
                <w:color w:val="000000"/>
                <w:sz w:val="22"/>
              </w:rPr>
            </w:pPr>
          </w:p>
        </w:tc>
        <w:tc>
          <w:tcPr>
            <w:tcW w:w="2914" w:type="dxa"/>
          </w:tcPr>
          <w:p w14:paraId="142B05AB" w14:textId="6EE8C564" w:rsidR="00140622" w:rsidRPr="00E0517E" w:rsidDel="002F6CD4" w:rsidRDefault="00140622" w:rsidP="00140622">
            <w:pPr>
              <w:jc w:val="center"/>
              <w:rPr>
                <w:del w:id="1026" w:author="ybcho2" w:date="2022-09-02T13:55:00Z"/>
                <w:rFonts w:eastAsiaTheme="minorHAnsi"/>
                <w:sz w:val="22"/>
              </w:rPr>
            </w:pPr>
            <w:del w:id="1027" w:author="ybcho2" w:date="2022-09-02T13:55:00Z">
              <w:r w:rsidDel="002F6CD4">
                <w:rPr>
                  <w:rFonts w:eastAsiaTheme="minorHAnsi" w:hint="eastAsia"/>
                  <w:sz w:val="22"/>
                </w:rPr>
                <w:delText>? 평</w:delText>
              </w:r>
            </w:del>
          </w:p>
        </w:tc>
      </w:tr>
      <w:tr w:rsidR="00140622" w:rsidRPr="00024FDD" w:rsidDel="002F6CD4" w14:paraId="38EB8684" w14:textId="5A3B9364" w:rsidTr="009D2BC8">
        <w:trPr>
          <w:del w:id="1028" w:author="ybcho2" w:date="2022-09-02T13:55:00Z"/>
        </w:trPr>
        <w:tc>
          <w:tcPr>
            <w:tcW w:w="8736" w:type="dxa"/>
            <w:gridSpan w:val="3"/>
          </w:tcPr>
          <w:p w14:paraId="7E0A5CE0" w14:textId="05156A16" w:rsidR="00140622" w:rsidDel="002F6CD4" w:rsidRDefault="00140622" w:rsidP="00140622">
            <w:pPr>
              <w:rPr>
                <w:del w:id="1029" w:author="ybcho2" w:date="2022-09-02T13:55:00Z"/>
                <w:rFonts w:eastAsiaTheme="minorHAnsi"/>
                <w:sz w:val="22"/>
              </w:rPr>
            </w:pPr>
          </w:p>
          <w:p w14:paraId="6E99F914" w14:textId="35758C43" w:rsidR="00140622" w:rsidDel="002F6CD4" w:rsidRDefault="00140622" w:rsidP="00140622">
            <w:pPr>
              <w:rPr>
                <w:del w:id="1030" w:author="ybcho2" w:date="2022-09-02T13:55:00Z"/>
                <w:rFonts w:eastAsiaTheme="minorHAnsi"/>
                <w:sz w:val="22"/>
              </w:rPr>
            </w:pPr>
            <w:del w:id="1031" w:author="ybcho2" w:date="2022-09-02T13:55:00Z">
              <w:r w:rsidRPr="00A33659" w:rsidDel="002F6CD4">
                <w:rPr>
                  <w:rFonts w:ascii="맑은 고딕" w:eastAsia="맑은 고딕" w:hAnsi="맑은 고딕" w:hint="eastAsia"/>
                  <w:b/>
                  <w:sz w:val="22"/>
                  <w:highlight w:val="yellow"/>
                </w:rPr>
                <w:delText>금액기입예정</w:delText>
              </w:r>
            </w:del>
          </w:p>
          <w:p w14:paraId="23F57046" w14:textId="7992C2B9" w:rsidR="00140622" w:rsidRPr="00140622" w:rsidDel="002F6CD4" w:rsidRDefault="00140622" w:rsidP="00140622">
            <w:pPr>
              <w:rPr>
                <w:del w:id="1032" w:author="ybcho2" w:date="2022-09-02T13:55:00Z"/>
                <w:rFonts w:eastAsiaTheme="minorHAnsi"/>
                <w:sz w:val="22"/>
              </w:rPr>
            </w:pPr>
          </w:p>
          <w:p w14:paraId="19E0F896" w14:textId="0E4531FD" w:rsidR="00140622" w:rsidDel="002F6CD4" w:rsidRDefault="00140622" w:rsidP="00140622">
            <w:pPr>
              <w:rPr>
                <w:del w:id="1033" w:author="ybcho2" w:date="2022-09-02T13:55:00Z"/>
                <w:rFonts w:eastAsiaTheme="minorHAnsi"/>
                <w:sz w:val="22"/>
              </w:rPr>
            </w:pPr>
          </w:p>
          <w:p w14:paraId="65FD13BF" w14:textId="0F9B7747" w:rsidR="00140622" w:rsidRPr="00E0517E" w:rsidDel="002F6CD4" w:rsidRDefault="00140622" w:rsidP="00140622">
            <w:pPr>
              <w:rPr>
                <w:del w:id="1034" w:author="ybcho2" w:date="2022-09-02T13:55:00Z"/>
                <w:rFonts w:eastAsiaTheme="minorHAnsi"/>
                <w:sz w:val="22"/>
              </w:rPr>
            </w:pPr>
          </w:p>
        </w:tc>
      </w:tr>
    </w:tbl>
    <w:p w14:paraId="1EE549F6" w14:textId="3A9250CD" w:rsidR="009406F2" w:rsidDel="002F6CD4" w:rsidRDefault="009406F2" w:rsidP="00943AFB">
      <w:pPr>
        <w:rPr>
          <w:del w:id="1035" w:author="ybcho2" w:date="2022-09-02T13:55:00Z"/>
          <w:rFonts w:eastAsiaTheme="minorHAnsi"/>
          <w:sz w:val="24"/>
          <w:szCs w:val="24"/>
        </w:rPr>
      </w:pPr>
    </w:p>
    <w:p w14:paraId="66AD4D16" w14:textId="5FC34A15" w:rsidR="009406F2" w:rsidDel="002F6CD4" w:rsidRDefault="009406F2">
      <w:pPr>
        <w:rPr>
          <w:del w:id="1036" w:author="ybcho2" w:date="2022-09-02T13:55:00Z"/>
          <w:rFonts w:eastAsiaTheme="minorHAnsi"/>
          <w:sz w:val="24"/>
          <w:szCs w:val="24"/>
        </w:rPr>
      </w:pPr>
      <w:del w:id="1037" w:author="ybcho2" w:date="2022-09-02T13:55:00Z">
        <w:r w:rsidRPr="009406F2" w:rsidDel="002F6CD4">
          <w:rPr>
            <w:rFonts w:eastAsiaTheme="minorHAnsi" w:hint="eastAsia"/>
            <w:sz w:val="24"/>
            <w:szCs w:val="24"/>
          </w:rPr>
          <w:delText>2</w:delText>
        </w:r>
      </w:del>
      <w:ins w:id="1038" w:author="조 영봉" w:date="2021-04-28T11:02:00Z">
        <w:del w:id="1039" w:author="ybcho2" w:date="2022-09-02T13:55:00Z">
          <w:r w:rsidR="001624DD" w:rsidDel="002F6CD4">
            <w:rPr>
              <w:rFonts w:eastAsiaTheme="minorHAnsi"/>
              <w:sz w:val="24"/>
              <w:szCs w:val="24"/>
            </w:rPr>
            <w:delText>1</w:delText>
          </w:r>
        </w:del>
      </w:ins>
      <w:del w:id="1040" w:author="ybcho2" w:date="2022-09-02T13:55:00Z">
        <w:r w:rsidRPr="009406F2" w:rsidDel="002F6CD4">
          <w:rPr>
            <w:rFonts w:eastAsiaTheme="minorHAnsi" w:hint="eastAsia"/>
            <w:sz w:val="24"/>
            <w:szCs w:val="24"/>
          </w:rPr>
          <w:delText>.</w:delText>
        </w:r>
        <w:r w:rsidDel="002F6CD4">
          <w:rPr>
            <w:rFonts w:eastAsiaTheme="minorHAnsi" w:hint="eastAsia"/>
            <w:sz w:val="24"/>
            <w:szCs w:val="24"/>
          </w:rPr>
          <w:delText xml:space="preserve"> </w:delText>
        </w:r>
        <w:r w:rsidRPr="009406F2" w:rsidDel="002F6CD4">
          <w:rPr>
            <w:rFonts w:eastAsiaTheme="minorHAnsi" w:hint="eastAsia"/>
            <w:sz w:val="24"/>
            <w:szCs w:val="24"/>
          </w:rPr>
          <w:delText>식</w:delText>
        </w:r>
      </w:del>
      <w:ins w:id="1041" w:author="yrbae" w:date="2022-03-29T13:33:00Z">
        <w:del w:id="1042" w:author="ybcho2" w:date="2022-09-02T13:55:00Z">
          <w:r w:rsidR="00B30284" w:rsidDel="002F6CD4">
            <w:rPr>
              <w:rFonts w:eastAsiaTheme="minorHAnsi" w:hint="eastAsia"/>
              <w:sz w:val="24"/>
              <w:szCs w:val="24"/>
            </w:rPr>
            <w:delText>대</w:delText>
          </w:r>
        </w:del>
      </w:ins>
      <w:del w:id="1043" w:author="ybcho2" w:date="2022-09-02T13:55:00Z">
        <w:r w:rsidRPr="009406F2" w:rsidDel="002F6CD4">
          <w:rPr>
            <w:rFonts w:eastAsiaTheme="minorHAnsi" w:hint="eastAsia"/>
            <w:sz w:val="24"/>
            <w:szCs w:val="24"/>
          </w:rPr>
          <w:delText>비 산정</w:delText>
        </w:r>
      </w:del>
    </w:p>
    <w:tbl>
      <w:tblPr>
        <w:tblW w:w="0" w:type="auto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2"/>
        <w:gridCol w:w="2410"/>
        <w:gridCol w:w="2914"/>
      </w:tblGrid>
      <w:tr w:rsidR="009406F2" w:rsidRPr="00024FDD" w:rsidDel="002F6CD4" w14:paraId="35931D49" w14:textId="74A3D39A" w:rsidTr="00F75E6D">
        <w:trPr>
          <w:del w:id="1044" w:author="ybcho2" w:date="2022-09-02T13:55:00Z"/>
        </w:trPr>
        <w:tc>
          <w:tcPr>
            <w:tcW w:w="3412" w:type="dxa"/>
          </w:tcPr>
          <w:p w14:paraId="7EBFDA38" w14:textId="643B24B4" w:rsidR="009406F2" w:rsidRPr="00E0517E" w:rsidDel="002F6CD4" w:rsidRDefault="009406F2" w:rsidP="00F75E6D">
            <w:pPr>
              <w:jc w:val="center"/>
              <w:rPr>
                <w:del w:id="1045" w:author="ybcho2" w:date="2022-09-02T13:55:00Z"/>
                <w:rFonts w:eastAsiaTheme="minorHAnsi"/>
                <w:sz w:val="22"/>
              </w:rPr>
            </w:pPr>
            <w:del w:id="1046" w:author="ybcho2" w:date="2022-09-02T13:55:00Z">
              <w:r w:rsidRPr="00E0517E" w:rsidDel="002F6CD4">
                <w:rPr>
                  <w:rFonts w:eastAsiaTheme="minorHAnsi" w:hint="eastAsia"/>
                  <w:sz w:val="22"/>
                </w:rPr>
                <w:delText>항목</w:delText>
              </w:r>
            </w:del>
          </w:p>
        </w:tc>
        <w:tc>
          <w:tcPr>
            <w:tcW w:w="2410" w:type="dxa"/>
          </w:tcPr>
          <w:p w14:paraId="21238B29" w14:textId="1C01DBAA" w:rsidR="009406F2" w:rsidRPr="00E0517E" w:rsidDel="002F6CD4" w:rsidRDefault="009406F2" w:rsidP="00F75E6D">
            <w:pPr>
              <w:jc w:val="center"/>
              <w:rPr>
                <w:del w:id="1047" w:author="ybcho2" w:date="2022-09-02T13:55:00Z"/>
                <w:rFonts w:eastAsiaTheme="minorHAnsi"/>
                <w:sz w:val="22"/>
              </w:rPr>
            </w:pPr>
            <w:del w:id="1048" w:author="ybcho2" w:date="2022-09-02T13:55:00Z">
              <w:r w:rsidRPr="00E0517E" w:rsidDel="002F6CD4">
                <w:rPr>
                  <w:rFonts w:eastAsiaTheme="minorHAnsi" w:hint="eastAsia"/>
                  <w:sz w:val="22"/>
                </w:rPr>
                <w:delText>금액</w:delText>
              </w:r>
            </w:del>
          </w:p>
        </w:tc>
        <w:tc>
          <w:tcPr>
            <w:tcW w:w="2914" w:type="dxa"/>
          </w:tcPr>
          <w:p w14:paraId="6B9E5E43" w14:textId="67B70E13" w:rsidR="009406F2" w:rsidRPr="00E0517E" w:rsidDel="002F6CD4" w:rsidRDefault="009406F2" w:rsidP="00F75E6D">
            <w:pPr>
              <w:jc w:val="center"/>
              <w:rPr>
                <w:del w:id="1049" w:author="ybcho2" w:date="2022-09-02T13:55:00Z"/>
                <w:rFonts w:eastAsiaTheme="minorHAnsi"/>
                <w:sz w:val="22"/>
              </w:rPr>
            </w:pPr>
            <w:del w:id="1050" w:author="ybcho2" w:date="2022-09-02T13:55:00Z">
              <w:r w:rsidDel="002F6CD4">
                <w:rPr>
                  <w:rFonts w:eastAsiaTheme="minorHAnsi" w:hint="eastAsia"/>
                  <w:sz w:val="22"/>
                </w:rPr>
                <w:delText>비고</w:delText>
              </w:r>
            </w:del>
          </w:p>
        </w:tc>
      </w:tr>
      <w:tr w:rsidR="009406F2" w:rsidRPr="00024FDD" w:rsidDel="002F6CD4" w14:paraId="540747C0" w14:textId="0A9A4F6D" w:rsidTr="00F75E6D">
        <w:trPr>
          <w:del w:id="1051" w:author="ybcho2" w:date="2022-09-02T13:55:00Z"/>
        </w:trPr>
        <w:tc>
          <w:tcPr>
            <w:tcW w:w="3412" w:type="dxa"/>
          </w:tcPr>
          <w:p w14:paraId="67D7578D" w14:textId="1303B092" w:rsidR="009406F2" w:rsidRPr="00E0517E" w:rsidDel="002F6CD4" w:rsidRDefault="009406F2" w:rsidP="00F75E6D">
            <w:pPr>
              <w:jc w:val="center"/>
              <w:rPr>
                <w:del w:id="1052" w:author="ybcho2" w:date="2022-09-02T13:55:00Z"/>
                <w:rFonts w:eastAsiaTheme="minorHAnsi"/>
                <w:sz w:val="22"/>
              </w:rPr>
            </w:pPr>
            <w:del w:id="1053" w:author="ybcho2" w:date="2022-09-02T13:55:00Z">
              <w:r w:rsidDel="002F6CD4">
                <w:rPr>
                  <w:rFonts w:eastAsiaTheme="minorHAnsi" w:hint="eastAsia"/>
                  <w:sz w:val="22"/>
                </w:rPr>
                <w:delText>조, 중, 석식</w:delText>
              </w:r>
            </w:del>
          </w:p>
        </w:tc>
        <w:tc>
          <w:tcPr>
            <w:tcW w:w="2410" w:type="dxa"/>
            <w:vAlign w:val="center"/>
          </w:tcPr>
          <w:p w14:paraId="4B46BADA" w14:textId="5EC74651" w:rsidR="009406F2" w:rsidDel="002F6CD4" w:rsidRDefault="009406F2">
            <w:pPr>
              <w:jc w:val="right"/>
              <w:rPr>
                <w:del w:id="1054" w:author="ybcho2" w:date="2022-09-02T13:55:00Z"/>
                <w:rFonts w:ascii="맑은 고딕" w:eastAsia="맑은 고딕" w:hAnsi="맑은 고딕"/>
                <w:color w:val="000000"/>
                <w:sz w:val="22"/>
              </w:rPr>
            </w:pPr>
            <w:del w:id="1055" w:author="ybcho2" w:date="2022-09-02T13:55:00Z">
              <w:r w:rsidDel="002F6CD4">
                <w:rPr>
                  <w:rFonts w:ascii="맑은 고딕" w:eastAsia="맑은 고딕" w:hAnsi="맑은 고딕" w:hint="eastAsia"/>
                  <w:color w:val="000000"/>
                  <w:sz w:val="22"/>
                </w:rPr>
                <w:delText>32</w:delText>
              </w:r>
            </w:del>
            <w:ins w:id="1056" w:author="yrbae" w:date="2022-03-14T14:27:00Z">
              <w:del w:id="1057" w:author="ybcho2" w:date="2022-09-02T13:55:00Z">
                <w:r w:rsidR="00613687" w:rsidDel="002F6CD4">
                  <w:rPr>
                    <w:rFonts w:ascii="맑은 고딕" w:eastAsia="맑은 고딕" w:hAnsi="맑은 고딕"/>
                    <w:color w:val="000000"/>
                    <w:sz w:val="22"/>
                  </w:rPr>
                  <w:delText>2</w:delText>
                </w:r>
              </w:del>
            </w:ins>
            <w:ins w:id="1058" w:author="yrbae" w:date="2022-03-29T13:28:00Z">
              <w:del w:id="1059" w:author="ybcho2" w:date="2022-09-02T13:55:00Z">
                <w:r w:rsidR="00803508" w:rsidDel="002F6CD4">
                  <w:rPr>
                    <w:rFonts w:ascii="맑은 고딕" w:eastAsia="맑은 고딕" w:hAnsi="맑은 고딕"/>
                    <w:color w:val="000000"/>
                    <w:sz w:val="22"/>
                  </w:rPr>
                  <w:delText>8</w:delText>
                </w:r>
              </w:del>
            </w:ins>
            <w:del w:id="1060" w:author="ybcho2" w:date="2022-09-02T13:55:00Z">
              <w:r w:rsidDel="002F6CD4">
                <w:rPr>
                  <w:rFonts w:ascii="맑은 고딕" w:eastAsia="맑은 고딕" w:hAnsi="맑은 고딕" w:hint="eastAsia"/>
                  <w:color w:val="000000"/>
                  <w:sz w:val="22"/>
                </w:rPr>
                <w:delText>,760</w:delText>
              </w:r>
            </w:del>
            <w:ins w:id="1061" w:author="yrbae" w:date="2022-03-29T13:28:00Z">
              <w:del w:id="1062" w:author="ybcho2" w:date="2022-09-02T13:55:00Z">
                <w:r w:rsidR="00803508" w:rsidDel="002F6CD4">
                  <w:rPr>
                    <w:rFonts w:ascii="맑은 고딕" w:eastAsia="맑은 고딕" w:hAnsi="맑은 고딕"/>
                    <w:color w:val="000000"/>
                    <w:sz w:val="22"/>
                  </w:rPr>
                  <w:delText>0</w:delText>
                </w:r>
              </w:del>
            </w:ins>
            <w:ins w:id="1063" w:author="yrbae" w:date="2022-03-14T14:27:00Z">
              <w:del w:id="1064" w:author="ybcho2" w:date="2022-09-02T13:55:00Z">
                <w:r w:rsidR="00613687" w:rsidDel="002F6CD4">
                  <w:rPr>
                    <w:rFonts w:ascii="맑은 고딕" w:eastAsia="맑은 고딕" w:hAnsi="맑은 고딕"/>
                    <w:color w:val="000000"/>
                    <w:sz w:val="22"/>
                  </w:rPr>
                  <w:delText>8</w:delText>
                </w:r>
              </w:del>
            </w:ins>
            <w:ins w:id="1065" w:author="yrbae" w:date="2022-03-29T13:28:00Z">
              <w:del w:id="1066" w:author="ybcho2" w:date="2022-09-02T13:55:00Z">
                <w:r w:rsidR="00803508" w:rsidDel="002F6CD4">
                  <w:rPr>
                    <w:rFonts w:ascii="맑은 고딕" w:eastAsia="맑은 고딕" w:hAnsi="맑은 고딕"/>
                    <w:color w:val="000000"/>
                    <w:sz w:val="22"/>
                  </w:rPr>
                  <w:delText>0</w:delText>
                </w:r>
              </w:del>
            </w:ins>
            <w:del w:id="1067" w:author="ybcho2" w:date="2022-09-02T13:55:00Z">
              <w:r w:rsidDel="002F6CD4">
                <w:rPr>
                  <w:rFonts w:ascii="맑은 고딕" w:eastAsia="맑은 고딕" w:hAnsi="맑은 고딕" w:hint="eastAsia"/>
                  <w:color w:val="000000"/>
                  <w:sz w:val="22"/>
                </w:rPr>
                <w:delText>,000 원</w:delText>
              </w:r>
            </w:del>
          </w:p>
        </w:tc>
        <w:tc>
          <w:tcPr>
            <w:tcW w:w="2914" w:type="dxa"/>
          </w:tcPr>
          <w:p w14:paraId="737B15FC" w14:textId="4E436584" w:rsidR="009406F2" w:rsidRPr="00E0517E" w:rsidDel="002F6CD4" w:rsidRDefault="009406F2" w:rsidP="00F75E6D">
            <w:pPr>
              <w:jc w:val="center"/>
              <w:rPr>
                <w:del w:id="1068" w:author="ybcho2" w:date="2022-09-02T13:55:00Z"/>
                <w:rFonts w:eastAsiaTheme="minorHAnsi"/>
                <w:sz w:val="22"/>
              </w:rPr>
            </w:pPr>
            <w:del w:id="1069" w:author="ybcho2" w:date="2022-09-02T13:55:00Z">
              <w:r w:rsidDel="002F6CD4">
                <w:rPr>
                  <w:rFonts w:eastAsiaTheme="minorHAnsi" w:hint="eastAsia"/>
                  <w:sz w:val="22"/>
                </w:rPr>
                <w:delText>산정기준 참고</w:delText>
              </w:r>
            </w:del>
          </w:p>
        </w:tc>
      </w:tr>
      <w:tr w:rsidR="009406F2" w:rsidRPr="00140622" w:rsidDel="002F6CD4" w14:paraId="180FCD1D" w14:textId="4D7CFC04" w:rsidTr="00F75E6D">
        <w:trPr>
          <w:del w:id="1070" w:author="ybcho2" w:date="2022-09-02T13:55:00Z"/>
        </w:trPr>
        <w:tc>
          <w:tcPr>
            <w:tcW w:w="8736" w:type="dxa"/>
            <w:gridSpan w:val="3"/>
          </w:tcPr>
          <w:p w14:paraId="36587D79" w14:textId="7233D02E" w:rsidR="009406F2" w:rsidDel="002F6CD4" w:rsidRDefault="009406F2" w:rsidP="009406F2">
            <w:pPr>
              <w:rPr>
                <w:del w:id="1071" w:author="ybcho2" w:date="2022-09-02T13:55:00Z"/>
                <w:rFonts w:eastAsiaTheme="minorHAnsi"/>
                <w:sz w:val="22"/>
              </w:rPr>
            </w:pPr>
            <w:del w:id="1072" w:author="ybcho2" w:date="2022-09-02T13:55:00Z">
              <w:r w:rsidDel="002F6CD4">
                <w:rPr>
                  <w:rFonts w:eastAsiaTheme="minorHAnsi" w:hint="eastAsia"/>
                  <w:sz w:val="22"/>
                </w:rPr>
                <w:delText>산정기준</w:delText>
              </w:r>
            </w:del>
          </w:p>
          <w:p w14:paraId="1FF9172D" w14:textId="7C3BB7E5" w:rsidR="009406F2" w:rsidDel="002F6CD4" w:rsidRDefault="009406F2" w:rsidP="009406F2">
            <w:pPr>
              <w:rPr>
                <w:del w:id="1073" w:author="ybcho2" w:date="2022-09-02T13:55:00Z"/>
                <w:rFonts w:eastAsiaTheme="minorHAnsi"/>
                <w:sz w:val="22"/>
              </w:rPr>
            </w:pPr>
            <w:del w:id="1074" w:author="ybcho2" w:date="2022-09-02T13:55:00Z">
              <w:r w:rsidDel="002F6CD4">
                <w:rPr>
                  <w:rFonts w:eastAsiaTheme="minorHAnsi" w:hint="eastAsia"/>
                  <w:sz w:val="22"/>
                </w:rPr>
                <w:delText xml:space="preserve">   </w:delText>
              </w:r>
            </w:del>
          </w:p>
          <w:p w14:paraId="1A90A86D" w14:textId="5DC3DB2E" w:rsidR="00140622" w:rsidRPr="009406F2" w:rsidDel="002F6CD4" w:rsidRDefault="00140622" w:rsidP="00140622">
            <w:pPr>
              <w:pStyle w:val="a8"/>
              <w:numPr>
                <w:ilvl w:val="0"/>
                <w:numId w:val="11"/>
              </w:numPr>
              <w:ind w:leftChars="0"/>
              <w:rPr>
                <w:ins w:id="1075" w:author="조 영봉" w:date="2021-04-27T13:36:00Z"/>
                <w:del w:id="1076" w:author="ybcho2" w:date="2022-09-02T13:55:00Z"/>
                <w:rFonts w:eastAsiaTheme="minorHAnsi"/>
                <w:sz w:val="22"/>
              </w:rPr>
            </w:pPr>
            <w:ins w:id="1077" w:author="조 영봉" w:date="2021-04-27T13:36:00Z">
              <w:del w:id="1078" w:author="ybcho2" w:date="2022-09-02T13:55:00Z">
                <w:r w:rsidRPr="009406F2" w:rsidDel="002F6CD4">
                  <w:rPr>
                    <w:rFonts w:eastAsiaTheme="minorHAnsi" w:hint="eastAsia"/>
                    <w:sz w:val="22"/>
                  </w:rPr>
                  <w:delText xml:space="preserve">1식      </w:delText>
                </w:r>
              </w:del>
            </w:ins>
            <w:ins w:id="1079" w:author="yrbae" w:date="2022-03-15T08:54:00Z">
              <w:del w:id="1080" w:author="ybcho2" w:date="2022-09-02T13:55:00Z">
                <w:r w:rsidR="007272ED" w:rsidDel="002F6CD4">
                  <w:rPr>
                    <w:rFonts w:eastAsiaTheme="minorHAnsi"/>
                    <w:sz w:val="22"/>
                  </w:rPr>
                  <w:delText xml:space="preserve"> </w:delText>
                </w:r>
              </w:del>
            </w:ins>
            <w:ins w:id="1081" w:author="조 영봉" w:date="2021-04-27T13:36:00Z">
              <w:del w:id="1082" w:author="ybcho2" w:date="2022-09-02T13:55:00Z">
                <w:r w:rsidRPr="009406F2" w:rsidDel="002F6CD4">
                  <w:rPr>
                    <w:rFonts w:eastAsiaTheme="minorHAnsi" w:hint="eastAsia"/>
                    <w:sz w:val="22"/>
                  </w:rPr>
                  <w:delText xml:space="preserve"> :</w:delText>
                </w:r>
              </w:del>
            </w:ins>
            <w:ins w:id="1083" w:author="yrbae" w:date="2022-03-15T08:54:00Z">
              <w:del w:id="1084" w:author="ybcho2" w:date="2022-09-02T13:55:00Z">
                <w:r w:rsidR="007272ED" w:rsidDel="002F6CD4">
                  <w:rPr>
                    <w:rFonts w:eastAsiaTheme="minorHAnsi"/>
                    <w:sz w:val="22"/>
                  </w:rPr>
                  <w:delText xml:space="preserve"> </w:delText>
                </w:r>
              </w:del>
            </w:ins>
            <w:ins w:id="1085" w:author="조 영봉" w:date="2021-04-27T13:36:00Z">
              <w:del w:id="1086" w:author="ybcho2" w:date="2022-09-02T13:55:00Z">
                <w:r w:rsidRPr="009406F2" w:rsidDel="002F6CD4">
                  <w:rPr>
                    <w:rFonts w:eastAsiaTheme="minorHAnsi" w:hint="eastAsia"/>
                    <w:sz w:val="22"/>
                  </w:rPr>
                  <w:delText xml:space="preserve"> 6,500원</w:delText>
                </w:r>
              </w:del>
            </w:ins>
          </w:p>
          <w:p w14:paraId="3A9A229B" w14:textId="25627CBF" w:rsidR="00140622" w:rsidRPr="009406F2" w:rsidDel="002F6CD4" w:rsidRDefault="00140622" w:rsidP="00140622">
            <w:pPr>
              <w:pStyle w:val="a8"/>
              <w:numPr>
                <w:ilvl w:val="0"/>
                <w:numId w:val="11"/>
              </w:numPr>
              <w:ind w:leftChars="0"/>
              <w:rPr>
                <w:ins w:id="1087" w:author="조 영봉" w:date="2021-04-27T13:36:00Z"/>
                <w:del w:id="1088" w:author="ybcho2" w:date="2022-09-02T13:55:00Z"/>
                <w:rFonts w:eastAsiaTheme="minorHAnsi"/>
                <w:sz w:val="22"/>
              </w:rPr>
            </w:pPr>
            <w:ins w:id="1089" w:author="조 영봉" w:date="2021-04-27T13:36:00Z">
              <w:del w:id="1090" w:author="ybcho2" w:date="2022-09-02T13:55:00Z">
                <w:r w:rsidRPr="009406F2" w:rsidDel="002F6CD4">
                  <w:rPr>
                    <w:rFonts w:eastAsiaTheme="minorHAnsi" w:hint="eastAsia"/>
                    <w:sz w:val="22"/>
                  </w:rPr>
                  <w:delText>월</w:delText>
                </w:r>
              </w:del>
            </w:ins>
            <w:ins w:id="1091" w:author="yrbae" w:date="2022-03-14T14:28:00Z">
              <w:del w:id="1092" w:author="ybcho2" w:date="2022-09-02T13:55:00Z">
                <w:r w:rsidR="00613687" w:rsidDel="002F6CD4">
                  <w:rPr>
                    <w:rFonts w:eastAsiaTheme="minorHAnsi" w:hint="eastAsia"/>
                    <w:sz w:val="22"/>
                  </w:rPr>
                  <w:delText xml:space="preserve"> </w:delText>
                </w:r>
              </w:del>
            </w:ins>
            <w:ins w:id="1093" w:author="조 영봉" w:date="2021-04-27T13:36:00Z">
              <w:del w:id="1094" w:author="ybcho2" w:date="2022-09-02T13:55:00Z">
                <w:r w:rsidRPr="009406F2" w:rsidDel="002F6CD4">
                  <w:rPr>
                    <w:rFonts w:eastAsiaTheme="minorHAnsi" w:hint="eastAsia"/>
                    <w:sz w:val="22"/>
                  </w:rPr>
                  <w:delText>근무</w:delText>
                </w:r>
              </w:del>
            </w:ins>
            <w:ins w:id="1095" w:author="yrbae" w:date="2022-03-14T14:28:00Z">
              <w:del w:id="1096" w:author="ybcho2" w:date="2022-09-02T13:55:00Z">
                <w:r w:rsidR="00613687" w:rsidDel="002F6CD4">
                  <w:rPr>
                    <w:rFonts w:eastAsiaTheme="minorHAnsi" w:hint="eastAsia"/>
                    <w:sz w:val="22"/>
                  </w:rPr>
                  <w:delText xml:space="preserve"> </w:delText>
                </w:r>
              </w:del>
            </w:ins>
            <w:ins w:id="1097" w:author="조 영봉" w:date="2021-04-27T13:36:00Z">
              <w:del w:id="1098" w:author="ybcho2" w:date="2022-09-02T13:55:00Z">
                <w:r w:rsidRPr="009406F2" w:rsidDel="002F6CD4">
                  <w:rPr>
                    <w:rFonts w:eastAsiaTheme="minorHAnsi" w:hint="eastAsia"/>
                    <w:sz w:val="22"/>
                  </w:rPr>
                  <w:delText>일수 : 2</w:delText>
                </w:r>
              </w:del>
            </w:ins>
            <w:ins w:id="1099" w:author="yrbae" w:date="2022-03-29T13:28:00Z">
              <w:del w:id="1100" w:author="ybcho2" w:date="2022-09-02T13:55:00Z">
                <w:r w:rsidR="00803508" w:rsidDel="002F6CD4">
                  <w:rPr>
                    <w:rFonts w:eastAsiaTheme="minorHAnsi"/>
                    <w:sz w:val="22"/>
                  </w:rPr>
                  <w:delText>0</w:delText>
                </w:r>
              </w:del>
            </w:ins>
            <w:ins w:id="1101" w:author="조 영봉" w:date="2021-04-27T13:36:00Z">
              <w:del w:id="1102" w:author="ybcho2" w:date="2022-09-02T13:55:00Z">
                <w:r w:rsidRPr="009406F2" w:rsidDel="002F6CD4">
                  <w:rPr>
                    <w:rFonts w:eastAsiaTheme="minorHAnsi" w:hint="eastAsia"/>
                    <w:sz w:val="22"/>
                  </w:rPr>
                  <w:delText>1일</w:delText>
                </w:r>
              </w:del>
            </w:ins>
          </w:p>
          <w:p w14:paraId="462E7950" w14:textId="24604BD9" w:rsidR="00140622" w:rsidRPr="0051324A" w:rsidDel="002F6CD4" w:rsidRDefault="00140622" w:rsidP="00140622">
            <w:pPr>
              <w:pStyle w:val="a8"/>
              <w:numPr>
                <w:ilvl w:val="0"/>
                <w:numId w:val="11"/>
              </w:numPr>
              <w:ind w:leftChars="0"/>
              <w:rPr>
                <w:ins w:id="1103" w:author="조 영봉" w:date="2021-04-27T13:36:00Z"/>
                <w:del w:id="1104" w:author="ybcho2" w:date="2022-09-02T13:55:00Z"/>
                <w:rFonts w:eastAsiaTheme="minorHAnsi"/>
                <w:sz w:val="22"/>
              </w:rPr>
            </w:pPr>
            <w:ins w:id="1105" w:author="조 영봉" w:date="2021-04-27T13:36:00Z">
              <w:del w:id="1106" w:author="ybcho2" w:date="2022-09-02T13:55:00Z">
                <w:r w:rsidRPr="0051324A" w:rsidDel="002F6CD4">
                  <w:rPr>
                    <w:rFonts w:eastAsiaTheme="minorHAnsi" w:hint="eastAsia"/>
                    <w:sz w:val="22"/>
                  </w:rPr>
                  <w:delText>1일</w:delText>
                </w:r>
              </w:del>
            </w:ins>
            <w:ins w:id="1107" w:author="yrbae" w:date="2022-03-15T08:54:00Z">
              <w:del w:id="1108" w:author="ybcho2" w:date="2022-09-02T13:55:00Z">
                <w:r w:rsidR="007272ED" w:rsidDel="002F6CD4">
                  <w:rPr>
                    <w:rFonts w:eastAsiaTheme="minorHAnsi" w:hint="eastAsia"/>
                    <w:sz w:val="22"/>
                  </w:rPr>
                  <w:delText xml:space="preserve"> </w:delText>
                </w:r>
              </w:del>
            </w:ins>
            <w:ins w:id="1109" w:author="조 영봉" w:date="2021-04-27T13:36:00Z">
              <w:del w:id="1110" w:author="ybcho2" w:date="2022-09-02T13:55:00Z">
                <w:r w:rsidRPr="0051324A" w:rsidDel="002F6CD4">
                  <w:rPr>
                    <w:rFonts w:eastAsiaTheme="minorHAnsi" w:hint="eastAsia"/>
                    <w:sz w:val="22"/>
                  </w:rPr>
                  <w:delText xml:space="preserve">  1인</w:delText>
                </w:r>
              </w:del>
            </w:ins>
            <w:ins w:id="1111" w:author="yrbae" w:date="2022-03-15T08:54:00Z">
              <w:del w:id="1112" w:author="ybcho2" w:date="2022-09-02T13:55:00Z">
                <w:r w:rsidR="007272ED" w:rsidDel="002F6CD4">
                  <w:rPr>
                    <w:rFonts w:eastAsiaTheme="minorHAnsi" w:hint="eastAsia"/>
                    <w:sz w:val="22"/>
                  </w:rPr>
                  <w:delText xml:space="preserve"> </w:delText>
                </w:r>
              </w:del>
            </w:ins>
            <w:ins w:id="1113" w:author="조 영봉" w:date="2021-04-27T13:36:00Z">
              <w:del w:id="1114" w:author="ybcho2" w:date="2022-09-02T13:55:00Z">
                <w:r w:rsidRPr="0051324A" w:rsidDel="002F6CD4">
                  <w:rPr>
                    <w:rFonts w:eastAsiaTheme="minorHAnsi" w:hint="eastAsia"/>
                    <w:sz w:val="22"/>
                  </w:rPr>
                  <w:delText xml:space="preserve">  2식</w:delText>
                </w:r>
                <w:r w:rsidDel="002F6CD4">
                  <w:rPr>
                    <w:rFonts w:eastAsiaTheme="minorHAnsi" w:hint="eastAsia"/>
                    <w:sz w:val="22"/>
                  </w:rPr>
                  <w:delText>,  1일 20</w:delText>
                </w:r>
              </w:del>
            </w:ins>
            <w:ins w:id="1115" w:author="yrbae" w:date="2022-03-14T14:28:00Z">
              <w:del w:id="1116" w:author="ybcho2" w:date="2022-09-02T13:55:00Z">
                <w:r w:rsidR="00613687" w:rsidDel="002F6CD4">
                  <w:rPr>
                    <w:rFonts w:eastAsiaTheme="minorHAnsi"/>
                    <w:sz w:val="22"/>
                  </w:rPr>
                  <w:delText>1</w:delText>
                </w:r>
                <w:r w:rsidR="00803508" w:rsidDel="002F6CD4">
                  <w:rPr>
                    <w:rFonts w:eastAsiaTheme="minorHAnsi"/>
                    <w:sz w:val="22"/>
                  </w:rPr>
                  <w:delText>8</w:delText>
                </w:r>
              </w:del>
            </w:ins>
            <w:ins w:id="1117" w:author="조 영봉" w:date="2021-04-27T13:36:00Z">
              <w:del w:id="1118" w:author="ybcho2" w:date="2022-09-02T13:55:00Z">
                <w:r w:rsidDel="002F6CD4">
                  <w:rPr>
                    <w:rFonts w:eastAsiaTheme="minorHAnsi" w:hint="eastAsia"/>
                    <w:sz w:val="22"/>
                  </w:rPr>
                  <w:delText>식</w:delText>
                </w:r>
              </w:del>
            </w:ins>
          </w:p>
          <w:p w14:paraId="7FF0C634" w14:textId="2F972494" w:rsidR="00140622" w:rsidRPr="009406F2" w:rsidDel="002F6CD4" w:rsidRDefault="00140622" w:rsidP="00140622">
            <w:pPr>
              <w:pStyle w:val="a8"/>
              <w:numPr>
                <w:ilvl w:val="0"/>
                <w:numId w:val="11"/>
              </w:numPr>
              <w:ind w:leftChars="0"/>
              <w:rPr>
                <w:ins w:id="1119" w:author="조 영봉" w:date="2021-04-27T13:36:00Z"/>
                <w:del w:id="1120" w:author="ybcho2" w:date="2022-09-02T13:55:00Z"/>
                <w:rFonts w:eastAsiaTheme="minorHAnsi"/>
                <w:sz w:val="22"/>
              </w:rPr>
            </w:pPr>
            <w:ins w:id="1121" w:author="조 영봉" w:date="2021-04-27T13:36:00Z">
              <w:del w:id="1122" w:author="ybcho2" w:date="2022-09-02T13:55:00Z">
                <w:r w:rsidDel="002F6CD4">
                  <w:rPr>
                    <w:rFonts w:eastAsiaTheme="minorHAnsi" w:hint="eastAsia"/>
                    <w:sz w:val="22"/>
                  </w:rPr>
                  <w:delText>계약기간 총 5,040</w:delText>
                </w:r>
              </w:del>
            </w:ins>
            <w:ins w:id="1123" w:author="yrbae" w:date="2022-03-14T14:29:00Z">
              <w:del w:id="1124" w:author="ybcho2" w:date="2022-09-02T13:55:00Z">
                <w:r w:rsidR="00803508" w:rsidDel="002F6CD4">
                  <w:rPr>
                    <w:rFonts w:eastAsiaTheme="minorHAnsi"/>
                    <w:sz w:val="22"/>
                  </w:rPr>
                  <w:delText>4,</w:delText>
                </w:r>
                <w:r w:rsidR="00613687" w:rsidDel="002F6CD4">
                  <w:rPr>
                    <w:rFonts w:eastAsiaTheme="minorHAnsi"/>
                    <w:sz w:val="22"/>
                  </w:rPr>
                  <w:delText>32</w:delText>
                </w:r>
              </w:del>
            </w:ins>
            <w:ins w:id="1125" w:author="yrbae" w:date="2022-03-29T13:30:00Z">
              <w:del w:id="1126" w:author="ybcho2" w:date="2022-09-02T13:55:00Z">
                <w:r w:rsidR="00803508" w:rsidDel="002F6CD4">
                  <w:rPr>
                    <w:rFonts w:eastAsiaTheme="minorHAnsi"/>
                    <w:sz w:val="22"/>
                  </w:rPr>
                  <w:delText>0</w:delText>
                </w:r>
              </w:del>
            </w:ins>
            <w:ins w:id="1127" w:author="조 영봉" w:date="2021-04-27T13:36:00Z">
              <w:del w:id="1128" w:author="ybcho2" w:date="2022-09-02T13:55:00Z">
                <w:r w:rsidDel="002F6CD4">
                  <w:rPr>
                    <w:rFonts w:eastAsiaTheme="minorHAnsi" w:hint="eastAsia"/>
                    <w:sz w:val="22"/>
                  </w:rPr>
                  <w:delText>식수</w:delText>
                </w:r>
              </w:del>
            </w:ins>
          </w:p>
          <w:p w14:paraId="52F0B86B" w14:textId="6304C852" w:rsidR="00140622" w:rsidRPr="009406F2" w:rsidDel="002F6CD4" w:rsidRDefault="00140622" w:rsidP="00140622">
            <w:pPr>
              <w:pStyle w:val="a8"/>
              <w:numPr>
                <w:ilvl w:val="0"/>
                <w:numId w:val="11"/>
              </w:numPr>
              <w:ind w:leftChars="0"/>
              <w:rPr>
                <w:ins w:id="1129" w:author="조 영봉" w:date="2021-04-27T13:36:00Z"/>
                <w:del w:id="1130" w:author="ybcho2" w:date="2022-09-02T13:55:00Z"/>
                <w:rFonts w:eastAsiaTheme="minorHAnsi"/>
                <w:sz w:val="22"/>
              </w:rPr>
            </w:pPr>
            <w:ins w:id="1131" w:author="조 영봉" w:date="2021-04-27T13:36:00Z">
              <w:del w:id="1132" w:author="ybcho2" w:date="2022-09-02T13:55:00Z">
                <w:r w:rsidDel="002F6CD4">
                  <w:rPr>
                    <w:rFonts w:eastAsiaTheme="minorHAnsi" w:hint="eastAsia"/>
                    <w:sz w:val="22"/>
                  </w:rPr>
                  <w:delText xml:space="preserve">식   비    </w:delText>
                </w:r>
              </w:del>
            </w:ins>
            <w:ins w:id="1133" w:author="yrbae" w:date="2022-03-15T08:54:00Z">
              <w:del w:id="1134" w:author="ybcho2" w:date="2022-09-02T13:55:00Z">
                <w:r w:rsidR="007272ED" w:rsidDel="002F6CD4">
                  <w:rPr>
                    <w:rFonts w:eastAsiaTheme="minorHAnsi"/>
                    <w:sz w:val="22"/>
                  </w:rPr>
                  <w:delText xml:space="preserve"> </w:delText>
                </w:r>
              </w:del>
            </w:ins>
            <w:ins w:id="1135" w:author="조 영봉" w:date="2021-04-27T13:36:00Z">
              <w:del w:id="1136" w:author="ybcho2" w:date="2022-09-02T13:55:00Z">
                <w:r w:rsidDel="002F6CD4">
                  <w:rPr>
                    <w:rFonts w:eastAsiaTheme="minorHAnsi" w:hint="eastAsia"/>
                    <w:sz w:val="22"/>
                  </w:rPr>
                  <w:delText>: 6,500원 *</w:delText>
                </w:r>
              </w:del>
            </w:ins>
            <w:ins w:id="1137" w:author="yrbae" w:date="2022-03-15T08:54:00Z">
              <w:del w:id="1138" w:author="ybcho2" w:date="2022-09-02T13:55:00Z">
                <w:r w:rsidR="007272ED" w:rsidDel="002F6CD4">
                  <w:rPr>
                    <w:rFonts w:eastAsiaTheme="minorHAnsi"/>
                    <w:sz w:val="22"/>
                  </w:rPr>
                  <w:delText>x</w:delText>
                </w:r>
              </w:del>
            </w:ins>
            <w:ins w:id="1139" w:author="조 영봉" w:date="2021-04-27T13:36:00Z">
              <w:del w:id="1140" w:author="ybcho2" w:date="2022-09-02T13:55:00Z">
                <w:r w:rsidDel="002F6CD4">
                  <w:rPr>
                    <w:rFonts w:eastAsiaTheme="minorHAnsi" w:hint="eastAsia"/>
                    <w:sz w:val="22"/>
                  </w:rPr>
                  <w:delText xml:space="preserve"> 2</w:delText>
                </w:r>
              </w:del>
            </w:ins>
            <w:ins w:id="1141" w:author="yrbae" w:date="2022-03-29T13:28:00Z">
              <w:del w:id="1142" w:author="ybcho2" w:date="2022-09-02T13:55:00Z">
                <w:r w:rsidR="00803508" w:rsidDel="002F6CD4">
                  <w:rPr>
                    <w:rFonts w:eastAsiaTheme="minorHAnsi"/>
                    <w:sz w:val="22"/>
                  </w:rPr>
                  <w:delText>0</w:delText>
                </w:r>
              </w:del>
            </w:ins>
            <w:ins w:id="1143" w:author="조 영봉" w:date="2021-04-27T13:36:00Z">
              <w:del w:id="1144" w:author="ybcho2" w:date="2022-09-02T13:55:00Z">
                <w:r w:rsidDel="002F6CD4">
                  <w:rPr>
                    <w:rFonts w:eastAsiaTheme="minorHAnsi" w:hint="eastAsia"/>
                    <w:sz w:val="22"/>
                  </w:rPr>
                  <w:delText>1일 *</w:delText>
                </w:r>
              </w:del>
            </w:ins>
            <w:ins w:id="1145" w:author="yrbae" w:date="2022-03-15T08:54:00Z">
              <w:del w:id="1146" w:author="ybcho2" w:date="2022-09-02T13:55:00Z">
                <w:r w:rsidR="007272ED" w:rsidDel="002F6CD4">
                  <w:rPr>
                    <w:rFonts w:eastAsiaTheme="minorHAnsi"/>
                    <w:sz w:val="22"/>
                  </w:rPr>
                  <w:delText>x</w:delText>
                </w:r>
              </w:del>
            </w:ins>
            <w:ins w:id="1147" w:author="조 영봉" w:date="2021-04-27T13:36:00Z">
              <w:del w:id="1148" w:author="ybcho2" w:date="2022-09-02T13:55:00Z">
                <w:r w:rsidDel="002F6CD4">
                  <w:rPr>
                    <w:rFonts w:eastAsiaTheme="minorHAnsi" w:hint="eastAsia"/>
                    <w:sz w:val="22"/>
                  </w:rPr>
                  <w:delText xml:space="preserve"> 2식 *</w:delText>
                </w:r>
              </w:del>
            </w:ins>
            <w:ins w:id="1149" w:author="yrbae" w:date="2022-03-15T08:54:00Z">
              <w:del w:id="1150" w:author="ybcho2" w:date="2022-09-02T13:55:00Z">
                <w:r w:rsidR="007272ED" w:rsidDel="002F6CD4">
                  <w:rPr>
                    <w:rFonts w:eastAsiaTheme="minorHAnsi"/>
                    <w:sz w:val="22"/>
                  </w:rPr>
                  <w:delText>x</w:delText>
                </w:r>
              </w:del>
            </w:ins>
            <w:ins w:id="1151" w:author="조 영봉" w:date="2021-04-27T13:36:00Z">
              <w:del w:id="1152" w:author="ybcho2" w:date="2022-09-02T13:55:00Z">
                <w:r w:rsidDel="002F6CD4">
                  <w:rPr>
                    <w:rFonts w:eastAsiaTheme="minorHAnsi" w:hint="eastAsia"/>
                    <w:sz w:val="22"/>
                  </w:rPr>
                  <w:delText xml:space="preserve"> 12개월 </w:delText>
                </w:r>
              </w:del>
            </w:ins>
            <w:ins w:id="1153" w:author="yrbae" w:date="2022-03-15T08:54:00Z">
              <w:del w:id="1154" w:author="ybcho2" w:date="2022-09-02T13:55:00Z">
                <w:r w:rsidR="007272ED" w:rsidDel="002F6CD4">
                  <w:rPr>
                    <w:rFonts w:eastAsiaTheme="minorHAnsi"/>
                    <w:sz w:val="22"/>
                  </w:rPr>
                  <w:delText>x</w:delText>
                </w:r>
              </w:del>
            </w:ins>
            <w:ins w:id="1155" w:author="조 영봉" w:date="2021-04-27T13:36:00Z">
              <w:del w:id="1156" w:author="ybcho2" w:date="2022-09-02T13:55:00Z">
                <w:r w:rsidDel="002F6CD4">
                  <w:rPr>
                    <w:rFonts w:eastAsiaTheme="minorHAnsi" w:hint="eastAsia"/>
                    <w:sz w:val="22"/>
                  </w:rPr>
                  <w:delText>* 10</w:delText>
                </w:r>
              </w:del>
            </w:ins>
            <w:ins w:id="1157" w:author="yrbae" w:date="2022-03-29T13:28:00Z">
              <w:del w:id="1158" w:author="ybcho2" w:date="2022-09-02T13:55:00Z">
                <w:r w:rsidR="00803508" w:rsidDel="002F6CD4">
                  <w:rPr>
                    <w:rFonts w:eastAsiaTheme="minorHAnsi"/>
                    <w:sz w:val="22"/>
                  </w:rPr>
                  <w:delText>9</w:delText>
                </w:r>
              </w:del>
            </w:ins>
            <w:ins w:id="1159" w:author="조 영봉" w:date="2021-04-27T13:36:00Z">
              <w:del w:id="1160" w:author="ybcho2" w:date="2022-09-02T13:55:00Z">
                <w:r w:rsidDel="002F6CD4">
                  <w:rPr>
                    <w:rFonts w:eastAsiaTheme="minorHAnsi" w:hint="eastAsia"/>
                    <w:sz w:val="22"/>
                  </w:rPr>
                  <w:delText>명</w:delText>
                </w:r>
              </w:del>
            </w:ins>
          </w:p>
          <w:p w14:paraId="77DFC0B4" w14:textId="680EAD49" w:rsidR="00140622" w:rsidDel="002F6CD4" w:rsidRDefault="00140622" w:rsidP="00140622">
            <w:pPr>
              <w:pStyle w:val="a8"/>
              <w:numPr>
                <w:ilvl w:val="0"/>
                <w:numId w:val="11"/>
              </w:numPr>
              <w:ind w:leftChars="0"/>
              <w:rPr>
                <w:ins w:id="1161" w:author="조 영봉" w:date="2021-04-27T13:36:00Z"/>
                <w:del w:id="1162" w:author="ybcho2" w:date="2022-09-02T13:55:00Z"/>
                <w:rFonts w:eastAsiaTheme="minorHAnsi"/>
                <w:sz w:val="22"/>
              </w:rPr>
            </w:pPr>
            <w:ins w:id="1163" w:author="조 영봉" w:date="2021-04-27T13:36:00Z">
              <w:del w:id="1164" w:author="ybcho2" w:date="2022-09-02T13:55:00Z">
                <w:r w:rsidDel="002F6CD4">
                  <w:rPr>
                    <w:rFonts w:eastAsiaTheme="minorHAnsi" w:hint="eastAsia"/>
                    <w:sz w:val="22"/>
                  </w:rPr>
                  <w:delText xml:space="preserve">추가 또는 잔여 식수에 대하여 </w:delText>
                </w:r>
                <w:r w:rsidDel="002F6CD4">
                  <w:rPr>
                    <w:rFonts w:eastAsiaTheme="minorHAnsi"/>
                    <w:sz w:val="22"/>
                  </w:rPr>
                  <w:delText>“</w:delText>
                </w:r>
                <w:r w:rsidDel="002F6CD4">
                  <w:rPr>
                    <w:rFonts w:eastAsiaTheme="minorHAnsi" w:hint="eastAsia"/>
                    <w:sz w:val="22"/>
                  </w:rPr>
                  <w:delText>갑</w:delText>
                </w:r>
                <w:r w:rsidDel="002F6CD4">
                  <w:rPr>
                    <w:rFonts w:eastAsiaTheme="minorHAnsi"/>
                    <w:sz w:val="22"/>
                  </w:rPr>
                  <w:delText>”</w:delText>
                </w:r>
                <w:r w:rsidDel="002F6CD4">
                  <w:rPr>
                    <w:rFonts w:eastAsiaTheme="minorHAnsi" w:hint="eastAsia"/>
                    <w:sz w:val="22"/>
                  </w:rPr>
                  <w:delText xml:space="preserve">과 </w:delText>
                </w:r>
                <w:r w:rsidDel="002F6CD4">
                  <w:rPr>
                    <w:rFonts w:eastAsiaTheme="minorHAnsi"/>
                    <w:sz w:val="22"/>
                  </w:rPr>
                  <w:delText>“</w:delText>
                </w:r>
                <w:r w:rsidDel="002F6CD4">
                  <w:rPr>
                    <w:rFonts w:eastAsiaTheme="minorHAnsi" w:hint="eastAsia"/>
                    <w:sz w:val="22"/>
                  </w:rPr>
                  <w:delText>을</w:delText>
                </w:r>
                <w:r w:rsidDel="002F6CD4">
                  <w:rPr>
                    <w:rFonts w:eastAsiaTheme="minorHAnsi"/>
                    <w:sz w:val="22"/>
                  </w:rPr>
                  <w:delText>”</w:delText>
                </w:r>
                <w:r w:rsidDel="002F6CD4">
                  <w:rPr>
                    <w:rFonts w:eastAsiaTheme="minorHAnsi" w:hint="eastAsia"/>
                    <w:sz w:val="22"/>
                  </w:rPr>
                  <w:delText xml:space="preserve">은 어떠한 형태로도 </w:delText>
                </w:r>
              </w:del>
            </w:ins>
          </w:p>
          <w:p w14:paraId="7BD253EF" w14:textId="121D753E" w:rsidR="009406F2" w:rsidRPr="00140622" w:rsidDel="002F6CD4" w:rsidRDefault="00140622">
            <w:pPr>
              <w:ind w:firstLineChars="300" w:firstLine="660"/>
              <w:rPr>
                <w:del w:id="1165" w:author="ybcho2" w:date="2022-09-02T13:55:00Z"/>
                <w:rFonts w:eastAsiaTheme="minorHAnsi"/>
                <w:sz w:val="22"/>
              </w:rPr>
              <w:pPrChange w:id="1166" w:author="조 영봉" w:date="2021-04-27T13:36:00Z">
                <w:pPr>
                  <w:pStyle w:val="a8"/>
                  <w:numPr>
                    <w:numId w:val="10"/>
                  </w:numPr>
                  <w:ind w:leftChars="0" w:left="684" w:hanging="360"/>
                </w:pPr>
              </w:pPrChange>
            </w:pPr>
            <w:ins w:id="1167" w:author="조 영봉" w:date="2021-04-27T13:36:00Z">
              <w:del w:id="1168" w:author="ybcho2" w:date="2022-09-02T13:55:00Z">
                <w:r w:rsidRPr="00140622" w:rsidDel="002F6CD4">
                  <w:rPr>
                    <w:rFonts w:eastAsiaTheme="minorHAnsi" w:hint="eastAsia"/>
                    <w:sz w:val="22"/>
                  </w:rPr>
                  <w:delText>보전을</w:delText>
                </w:r>
                <w:r w:rsidRPr="00140622" w:rsidDel="002F6CD4">
                  <w:rPr>
                    <w:rFonts w:eastAsiaTheme="minorHAnsi"/>
                    <w:sz w:val="22"/>
                  </w:rPr>
                  <w:delText xml:space="preserve"> </w:delText>
                </w:r>
                <w:r w:rsidRPr="00140622" w:rsidDel="002F6CD4">
                  <w:rPr>
                    <w:rFonts w:eastAsiaTheme="minorHAnsi" w:hint="eastAsia"/>
                    <w:sz w:val="22"/>
                  </w:rPr>
                  <w:delText>요구하지</w:delText>
                </w:r>
                <w:r w:rsidRPr="00140622" w:rsidDel="002F6CD4">
                  <w:rPr>
                    <w:rFonts w:eastAsiaTheme="minorHAnsi"/>
                    <w:sz w:val="22"/>
                  </w:rPr>
                  <w:delText xml:space="preserve"> </w:delText>
                </w:r>
                <w:r w:rsidRPr="00140622" w:rsidDel="002F6CD4">
                  <w:rPr>
                    <w:rFonts w:eastAsiaTheme="minorHAnsi" w:hint="eastAsia"/>
                    <w:sz w:val="22"/>
                  </w:rPr>
                  <w:delText>않는다</w:delText>
                </w:r>
              </w:del>
            </w:ins>
            <w:del w:id="1169" w:author="ybcho2" w:date="2022-09-02T13:55:00Z">
              <w:r w:rsidR="009406F2" w:rsidRPr="00140622" w:rsidDel="002F6CD4">
                <w:rPr>
                  <w:rFonts w:eastAsiaTheme="minorHAnsi"/>
                  <w:sz w:val="22"/>
                </w:rPr>
                <w:delText>1식       : 6,500원</w:delText>
              </w:r>
            </w:del>
          </w:p>
          <w:p w14:paraId="63C8F22B" w14:textId="14802DD0" w:rsidR="009406F2" w:rsidRPr="009406F2" w:rsidDel="002F6CD4" w:rsidRDefault="009406F2">
            <w:pPr>
              <w:ind w:firstLineChars="300" w:firstLine="600"/>
              <w:rPr>
                <w:del w:id="1170" w:author="ybcho2" w:date="2022-09-02T13:55:00Z"/>
              </w:rPr>
              <w:pPrChange w:id="1171" w:author="조 영봉" w:date="2021-04-27T13:36:00Z">
                <w:pPr>
                  <w:pStyle w:val="a8"/>
                  <w:numPr>
                    <w:numId w:val="10"/>
                  </w:numPr>
                  <w:ind w:leftChars="0" w:left="684" w:hanging="360"/>
                </w:pPr>
              </w:pPrChange>
            </w:pPr>
            <w:del w:id="1172" w:author="ybcho2" w:date="2022-09-02T13:55:00Z">
              <w:r w:rsidRPr="009406F2" w:rsidDel="002F6CD4">
                <w:rPr>
                  <w:rFonts w:hint="eastAsia"/>
                </w:rPr>
                <w:delText>월근무일수 : 21일</w:delText>
              </w:r>
            </w:del>
          </w:p>
          <w:p w14:paraId="6A7BB2DA" w14:textId="39D6F7EE" w:rsidR="009406F2" w:rsidRPr="009406F2" w:rsidDel="002F6CD4" w:rsidRDefault="009406F2">
            <w:pPr>
              <w:ind w:firstLineChars="300" w:firstLine="600"/>
              <w:rPr>
                <w:del w:id="1173" w:author="ybcho2" w:date="2022-09-02T13:55:00Z"/>
              </w:rPr>
              <w:pPrChange w:id="1174" w:author="조 영봉" w:date="2021-04-27T13:36:00Z">
                <w:pPr>
                  <w:pStyle w:val="a8"/>
                  <w:numPr>
                    <w:numId w:val="10"/>
                  </w:numPr>
                  <w:ind w:leftChars="0" w:left="684" w:hanging="360"/>
                </w:pPr>
              </w:pPrChange>
            </w:pPr>
            <w:del w:id="1175" w:author="ybcho2" w:date="2022-09-02T13:55:00Z">
              <w:r w:rsidDel="002F6CD4">
                <w:rPr>
                  <w:rFonts w:hint="eastAsia"/>
                </w:rPr>
                <w:delText>1일  1인  2식</w:delText>
              </w:r>
            </w:del>
          </w:p>
          <w:p w14:paraId="4B159473" w14:textId="1E37C88E" w:rsidR="009406F2" w:rsidRPr="009406F2" w:rsidDel="002F6CD4" w:rsidRDefault="009406F2">
            <w:pPr>
              <w:ind w:firstLineChars="300" w:firstLine="600"/>
              <w:rPr>
                <w:del w:id="1176" w:author="ybcho2" w:date="2022-09-02T13:55:00Z"/>
              </w:rPr>
              <w:pPrChange w:id="1177" w:author="조 영봉" w:date="2021-04-27T13:36:00Z">
                <w:pPr>
                  <w:pStyle w:val="a8"/>
                  <w:numPr>
                    <w:numId w:val="10"/>
                  </w:numPr>
                  <w:ind w:leftChars="0" w:left="684" w:hanging="360"/>
                </w:pPr>
              </w:pPrChange>
            </w:pPr>
            <w:del w:id="1178" w:author="ybcho2" w:date="2022-09-02T13:55:00Z">
              <w:r w:rsidDel="002F6CD4">
                <w:rPr>
                  <w:rFonts w:hint="eastAsia"/>
                </w:rPr>
                <w:delText>식   비    : 6,500원 * 21일 * 2식 * 12개월</w:delText>
              </w:r>
            </w:del>
          </w:p>
          <w:p w14:paraId="4EEAF4E1" w14:textId="2130C263" w:rsidR="009406F2" w:rsidDel="002F6CD4" w:rsidRDefault="009406F2">
            <w:pPr>
              <w:ind w:firstLineChars="300" w:firstLine="600"/>
              <w:rPr>
                <w:del w:id="1179" w:author="ybcho2" w:date="2022-09-02T13:55:00Z"/>
              </w:rPr>
              <w:pPrChange w:id="1180" w:author="조 영봉" w:date="2021-04-27T13:36:00Z">
                <w:pPr>
                  <w:pStyle w:val="a8"/>
                  <w:numPr>
                    <w:numId w:val="10"/>
                  </w:numPr>
                  <w:ind w:leftChars="0" w:left="684" w:hanging="360"/>
                </w:pPr>
              </w:pPrChange>
            </w:pPr>
            <w:del w:id="1181" w:author="ybcho2" w:date="2022-09-02T13:55:00Z">
              <w:r w:rsidDel="002F6CD4">
                <w:rPr>
                  <w:rFonts w:hint="eastAsia"/>
                </w:rPr>
                <w:delText xml:space="preserve">추가 또는 부족한 식수에 대하여 </w:delText>
              </w:r>
              <w:r w:rsidDel="002F6CD4">
                <w:delText>“</w:delText>
              </w:r>
              <w:r w:rsidDel="002F6CD4">
                <w:rPr>
                  <w:rFonts w:hint="eastAsia"/>
                </w:rPr>
                <w:delText>갑</w:delText>
              </w:r>
              <w:r w:rsidDel="002F6CD4">
                <w:delText>”</w:delText>
              </w:r>
              <w:r w:rsidDel="002F6CD4">
                <w:rPr>
                  <w:rFonts w:hint="eastAsia"/>
                </w:rPr>
                <w:delText xml:space="preserve">과 </w:delText>
              </w:r>
              <w:r w:rsidDel="002F6CD4">
                <w:delText>“</w:delText>
              </w:r>
              <w:r w:rsidDel="002F6CD4">
                <w:rPr>
                  <w:rFonts w:hint="eastAsia"/>
                </w:rPr>
                <w:delText>을</w:delText>
              </w:r>
              <w:r w:rsidDel="002F6CD4">
                <w:delText>”</w:delText>
              </w:r>
              <w:r w:rsidDel="002F6CD4">
                <w:rPr>
                  <w:rFonts w:hint="eastAsia"/>
                </w:rPr>
                <w:delText xml:space="preserve">은 </w:delText>
              </w:r>
              <w:r w:rsidR="001C6812" w:rsidDel="002F6CD4">
                <w:rPr>
                  <w:rFonts w:hint="eastAsia"/>
                </w:rPr>
                <w:delText xml:space="preserve">어떠한 형식으로도 </w:delText>
              </w:r>
            </w:del>
          </w:p>
          <w:p w14:paraId="22467BEB" w14:textId="16757CF5" w:rsidR="001C6812" w:rsidRPr="009406F2" w:rsidDel="002F6CD4" w:rsidRDefault="001C6812">
            <w:pPr>
              <w:ind w:firstLineChars="300" w:firstLine="600"/>
              <w:rPr>
                <w:del w:id="1182" w:author="ybcho2" w:date="2022-09-02T13:55:00Z"/>
              </w:rPr>
              <w:pPrChange w:id="1183" w:author="조 영봉" w:date="2021-04-27T13:36:00Z">
                <w:pPr>
                  <w:pStyle w:val="a8"/>
                  <w:ind w:leftChars="0" w:left="684"/>
                </w:pPr>
              </w:pPrChange>
            </w:pPr>
            <w:del w:id="1184" w:author="ybcho2" w:date="2022-09-02T13:55:00Z">
              <w:r w:rsidDel="002F6CD4">
                <w:rPr>
                  <w:rFonts w:hint="eastAsia"/>
                </w:rPr>
                <w:delText>보전을 요구하지 않는다.</w:delText>
              </w:r>
            </w:del>
          </w:p>
          <w:p w14:paraId="26C13BB9" w14:textId="3447805F" w:rsidR="009406F2" w:rsidRPr="00140622" w:rsidDel="002F6CD4" w:rsidRDefault="009406F2">
            <w:pPr>
              <w:ind w:firstLineChars="300" w:firstLine="600"/>
              <w:rPr>
                <w:del w:id="1185" w:author="ybcho2" w:date="2022-09-02T13:55:00Z"/>
                <w:rPrChange w:id="1186" w:author="조 영봉" w:date="2021-04-27T13:36:00Z">
                  <w:rPr>
                    <w:del w:id="1187" w:author="ybcho2" w:date="2022-09-02T13:55:00Z"/>
                    <w:rFonts w:eastAsiaTheme="minorHAnsi"/>
                    <w:sz w:val="22"/>
                  </w:rPr>
                </w:rPrChange>
              </w:rPr>
              <w:pPrChange w:id="1188" w:author="조 영봉" w:date="2021-04-27T13:36:00Z">
                <w:pPr/>
              </w:pPrChange>
            </w:pPr>
          </w:p>
          <w:p w14:paraId="5E1CF5D5" w14:textId="36148D49" w:rsidR="009406F2" w:rsidRPr="00E0517E" w:rsidDel="002F6CD4" w:rsidRDefault="009406F2" w:rsidP="009406F2">
            <w:pPr>
              <w:rPr>
                <w:del w:id="1189" w:author="ybcho2" w:date="2022-09-02T13:55:00Z"/>
                <w:rFonts w:eastAsiaTheme="minorHAnsi"/>
                <w:sz w:val="22"/>
              </w:rPr>
            </w:pPr>
          </w:p>
        </w:tc>
      </w:tr>
    </w:tbl>
    <w:p w14:paraId="5A1C13D2" w14:textId="0F57FB17" w:rsidR="00613687" w:rsidDel="008A7C8C" w:rsidRDefault="003C1FBB">
      <w:pPr>
        <w:jc w:val="center"/>
        <w:rPr>
          <w:del w:id="1190" w:author="ybcho2" w:date="2022-09-02T13:55:00Z"/>
          <w:sz w:val="40"/>
          <w:szCs w:val="40"/>
        </w:rPr>
        <w:pPrChange w:id="1191" w:author="ybcho2" w:date="2022-09-02T14:35:00Z">
          <w:pPr/>
        </w:pPrChange>
      </w:pPr>
      <w:ins w:id="1192" w:author="ybcho2" w:date="2022-09-02T14:34:00Z">
        <w:r>
          <w:rPr>
            <w:rFonts w:hint="eastAsia"/>
            <w:sz w:val="40"/>
            <w:szCs w:val="40"/>
          </w:rPr>
          <w:lastRenderedPageBreak/>
          <w:t>견 적 서</w:t>
        </w:r>
      </w:ins>
    </w:p>
    <w:p w14:paraId="18F396E3" w14:textId="77777777" w:rsidR="008A7C8C" w:rsidRDefault="008A7C8C">
      <w:pPr>
        <w:jc w:val="center"/>
        <w:rPr>
          <w:ins w:id="1193" w:author="yrbae" w:date="2022-09-05T16:34:00Z"/>
          <w:sz w:val="40"/>
          <w:szCs w:val="40"/>
        </w:rPr>
        <w:pPrChange w:id="1194" w:author="ybcho2" w:date="2022-09-02T14:35:00Z">
          <w:pPr/>
        </w:pPrChange>
      </w:pPr>
    </w:p>
    <w:p w14:paraId="3D4847A5" w14:textId="786A214F" w:rsidR="003C1FBB" w:rsidDel="00930E69" w:rsidRDefault="003C1FBB">
      <w:pPr>
        <w:jc w:val="center"/>
        <w:rPr>
          <w:ins w:id="1195" w:author="ybcho2" w:date="2022-09-02T14:35:00Z"/>
          <w:del w:id="1196" w:author="강석남 부장" w:date="2023-04-12T11:19:00Z"/>
          <w:sz w:val="40"/>
          <w:szCs w:val="40"/>
        </w:rPr>
        <w:pPrChange w:id="1197" w:author="ybcho2" w:date="2022-09-02T14:35:00Z">
          <w:pPr/>
        </w:pPrChange>
      </w:pPr>
    </w:p>
    <w:p w14:paraId="18F157D1" w14:textId="5C08AEAF" w:rsidR="003C1FBB" w:rsidRDefault="008A7C8C">
      <w:pPr>
        <w:jc w:val="center"/>
        <w:rPr>
          <w:ins w:id="1198" w:author="ybcho2" w:date="2022-09-02T14:35:00Z"/>
          <w:sz w:val="40"/>
          <w:szCs w:val="40"/>
        </w:rPr>
        <w:pPrChange w:id="1199" w:author="ybcho2" w:date="2022-09-02T14:35:00Z">
          <w:pPr/>
        </w:pPrChange>
      </w:pPr>
      <w:ins w:id="1200" w:author="yrbae" w:date="2022-09-05T16:34:00Z">
        <w:del w:id="1201" w:author="강석남 부장" w:date="2023-04-12T11:18:00Z">
          <w:r w:rsidDel="00930E69">
            <w:rPr>
              <w:noProof/>
            </w:rPr>
            <w:drawing>
              <wp:inline distT="0" distB="0" distL="0" distR="0" wp14:anchorId="11D76A6D" wp14:editId="4FF8515E">
                <wp:extent cx="5731510" cy="6621145"/>
                <wp:effectExtent l="0" t="0" r="2540" b="8255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621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7DC29C5A" w14:textId="05A02FDF" w:rsidR="003C1FBB" w:rsidDel="008948C0" w:rsidRDefault="00415C2F">
      <w:pPr>
        <w:jc w:val="center"/>
        <w:rPr>
          <w:ins w:id="1202" w:author="ybcho2" w:date="2022-09-02T14:35:00Z"/>
          <w:del w:id="1203" w:author="yrbae" w:date="2022-09-05T16:52:00Z"/>
          <w:sz w:val="40"/>
          <w:szCs w:val="40"/>
        </w:rPr>
        <w:pPrChange w:id="1204" w:author="ybcho2" w:date="2022-09-02T14:35:00Z">
          <w:pPr/>
        </w:pPrChange>
      </w:pPr>
      <w:ins w:id="1205" w:author="강석남 부장" w:date="2026-01-13T12:57:00Z" w16du:dateUtc="2026-01-13T03:57:00Z">
        <w:r w:rsidRPr="00415C2F">
          <w:rPr>
            <w:noProof/>
          </w:rPr>
          <w:drawing>
            <wp:inline distT="0" distB="0" distL="0" distR="0" wp14:anchorId="15F6F0FB" wp14:editId="1421BEFD">
              <wp:extent cx="5731510" cy="5464175"/>
              <wp:effectExtent l="0" t="0" r="2540" b="3175"/>
              <wp:docPr id="947554995" name="그림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1510" cy="546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2DF52813" w14:textId="77777777" w:rsidR="003C1FBB" w:rsidDel="008948C0" w:rsidRDefault="003C1FBB">
      <w:pPr>
        <w:jc w:val="center"/>
        <w:rPr>
          <w:ins w:id="1206" w:author="ybcho2" w:date="2022-09-02T14:35:00Z"/>
          <w:del w:id="1207" w:author="yrbae" w:date="2022-09-05T16:52:00Z"/>
          <w:sz w:val="40"/>
          <w:szCs w:val="40"/>
        </w:rPr>
        <w:pPrChange w:id="1208" w:author="ybcho2" w:date="2022-09-02T14:35:00Z">
          <w:pPr/>
        </w:pPrChange>
      </w:pPr>
    </w:p>
    <w:p w14:paraId="310F32A6" w14:textId="77777777" w:rsidR="003C1FBB" w:rsidDel="008948C0" w:rsidRDefault="003C1FBB">
      <w:pPr>
        <w:jc w:val="center"/>
        <w:rPr>
          <w:ins w:id="1209" w:author="ybcho2" w:date="2022-09-02T14:35:00Z"/>
          <w:del w:id="1210" w:author="yrbae" w:date="2022-09-05T16:52:00Z"/>
          <w:rFonts w:eastAsiaTheme="minorHAnsi"/>
          <w:sz w:val="24"/>
          <w:szCs w:val="24"/>
        </w:rPr>
        <w:pPrChange w:id="1211" w:author="ybcho2" w:date="2022-09-02T14:35:00Z">
          <w:pPr/>
        </w:pPrChange>
      </w:pPr>
    </w:p>
    <w:p w14:paraId="40CA84D4" w14:textId="0F2692D4" w:rsidR="00370189" w:rsidRPr="00613687" w:rsidDel="002F6CD4" w:rsidRDefault="00370189">
      <w:pPr>
        <w:rPr>
          <w:del w:id="1212" w:author="ybcho2" w:date="2022-09-02T13:55:00Z"/>
          <w:rFonts w:eastAsiaTheme="minorHAnsi"/>
          <w:sz w:val="24"/>
          <w:szCs w:val="24"/>
        </w:rPr>
      </w:pPr>
    </w:p>
    <w:p w14:paraId="5BFD9F4F" w14:textId="16824398" w:rsidR="00140622" w:rsidDel="002F6CD4" w:rsidRDefault="001624DD">
      <w:pPr>
        <w:rPr>
          <w:ins w:id="1213" w:author="조 영봉" w:date="2021-04-27T13:36:00Z"/>
          <w:del w:id="1214" w:author="ybcho2" w:date="2022-09-02T13:55:00Z"/>
          <w:rFonts w:eastAsiaTheme="minorHAnsi"/>
          <w:sz w:val="24"/>
          <w:szCs w:val="24"/>
        </w:rPr>
      </w:pPr>
      <w:ins w:id="1215" w:author="조 영봉" w:date="2021-04-28T11:02:00Z">
        <w:del w:id="1216" w:author="ybcho2" w:date="2022-09-02T13:55:00Z">
          <w:r w:rsidDel="002F6CD4">
            <w:rPr>
              <w:rFonts w:eastAsiaTheme="minorHAnsi"/>
              <w:sz w:val="24"/>
              <w:szCs w:val="24"/>
            </w:rPr>
            <w:delText>2</w:delText>
          </w:r>
        </w:del>
      </w:ins>
      <w:ins w:id="1217" w:author="yrbae" w:date="2022-03-29T13:30:00Z">
        <w:del w:id="1218" w:author="ybcho2" w:date="2022-09-02T13:55:00Z">
          <w:r w:rsidR="00735F91" w:rsidDel="002F6CD4">
            <w:rPr>
              <w:rFonts w:eastAsiaTheme="minorHAnsi"/>
              <w:sz w:val="24"/>
              <w:szCs w:val="24"/>
            </w:rPr>
            <w:delText>2</w:delText>
          </w:r>
        </w:del>
      </w:ins>
      <w:ins w:id="1219" w:author="조 영봉" w:date="2021-04-27T13:36:00Z">
        <w:del w:id="1220" w:author="ybcho2" w:date="2022-09-02T13:55:00Z">
          <w:r w:rsidR="00140622" w:rsidRPr="001C6812" w:rsidDel="002F6CD4">
            <w:rPr>
              <w:rFonts w:eastAsiaTheme="minorHAnsi" w:hint="eastAsia"/>
              <w:sz w:val="24"/>
              <w:szCs w:val="24"/>
            </w:rPr>
            <w:delText>.</w:delText>
          </w:r>
          <w:r w:rsidR="00140622" w:rsidDel="002F6CD4">
            <w:rPr>
              <w:rFonts w:eastAsiaTheme="minorHAnsi"/>
              <w:sz w:val="24"/>
              <w:szCs w:val="24"/>
            </w:rPr>
            <w:delText xml:space="preserve"> “</w:delText>
          </w:r>
          <w:r w:rsidR="00140622" w:rsidDel="002F6CD4">
            <w:rPr>
              <w:rFonts w:eastAsiaTheme="minorHAnsi" w:hint="eastAsia"/>
              <w:sz w:val="24"/>
              <w:szCs w:val="24"/>
            </w:rPr>
            <w:delText>갑</w:delText>
          </w:r>
          <w:r w:rsidR="00140622" w:rsidDel="002F6CD4">
            <w:rPr>
              <w:rFonts w:eastAsiaTheme="minorHAnsi"/>
              <w:sz w:val="24"/>
              <w:szCs w:val="24"/>
            </w:rPr>
            <w:delText>”</w:delText>
          </w:r>
          <w:r w:rsidR="00140622" w:rsidDel="002F6CD4">
            <w:rPr>
              <w:rFonts w:eastAsiaTheme="minorHAnsi" w:hint="eastAsia"/>
              <w:sz w:val="24"/>
              <w:szCs w:val="24"/>
            </w:rPr>
            <w:delText xml:space="preserve">의 </w:delText>
          </w:r>
          <w:r w:rsidR="00140622" w:rsidDel="002F6CD4">
            <w:rPr>
              <w:rFonts w:eastAsiaTheme="minorHAnsi"/>
              <w:sz w:val="24"/>
              <w:szCs w:val="24"/>
            </w:rPr>
            <w:delText>“</w:delText>
          </w:r>
          <w:r w:rsidR="00140622" w:rsidDel="002F6CD4">
            <w:rPr>
              <w:rFonts w:eastAsiaTheme="minorHAnsi" w:hint="eastAsia"/>
              <w:sz w:val="24"/>
              <w:szCs w:val="24"/>
            </w:rPr>
            <w:delText>을</w:delText>
          </w:r>
          <w:r w:rsidR="00140622" w:rsidDel="002F6CD4">
            <w:rPr>
              <w:rFonts w:eastAsiaTheme="minorHAnsi"/>
              <w:sz w:val="24"/>
              <w:szCs w:val="24"/>
            </w:rPr>
            <w:delText>”</w:delText>
          </w:r>
          <w:r w:rsidR="00140622" w:rsidDel="002F6CD4">
            <w:rPr>
              <w:rFonts w:eastAsiaTheme="minorHAnsi" w:hint="eastAsia"/>
              <w:sz w:val="24"/>
              <w:szCs w:val="24"/>
            </w:rPr>
            <w:delText>에 대한 식</w:delText>
          </w:r>
        </w:del>
      </w:ins>
      <w:ins w:id="1221" w:author="yrbae" w:date="2022-03-29T13:33:00Z">
        <w:del w:id="1222" w:author="ybcho2" w:date="2022-09-02T13:55:00Z">
          <w:r w:rsidR="00B30284" w:rsidDel="002F6CD4">
            <w:rPr>
              <w:rFonts w:eastAsiaTheme="minorHAnsi" w:hint="eastAsia"/>
              <w:sz w:val="24"/>
              <w:szCs w:val="24"/>
            </w:rPr>
            <w:delText>대</w:delText>
          </w:r>
        </w:del>
      </w:ins>
      <w:ins w:id="1223" w:author="조 영봉" w:date="2021-04-28T11:02:00Z">
        <w:del w:id="1224" w:author="ybcho2" w:date="2022-09-02T13:55:00Z">
          <w:r w:rsidDel="002F6CD4">
            <w:rPr>
              <w:rFonts w:eastAsiaTheme="minorHAnsi" w:hint="eastAsia"/>
              <w:sz w:val="24"/>
              <w:szCs w:val="24"/>
            </w:rPr>
            <w:delText>비</w:delText>
          </w:r>
        </w:del>
      </w:ins>
      <w:ins w:id="1225" w:author="yrbae" w:date="2022-03-29T13:30:00Z">
        <w:del w:id="1226" w:author="ybcho2" w:date="2022-09-02T13:55:00Z">
          <w:r w:rsidR="00735F91" w:rsidDel="002F6CD4">
            <w:rPr>
              <w:rFonts w:eastAsiaTheme="minorHAnsi" w:hint="eastAsia"/>
              <w:sz w:val="24"/>
              <w:szCs w:val="24"/>
            </w:rPr>
            <w:delText xml:space="preserve"> </w:delText>
          </w:r>
        </w:del>
      </w:ins>
      <w:ins w:id="1227" w:author="조 영봉" w:date="2021-04-27T13:36:00Z">
        <w:del w:id="1228" w:author="ybcho2" w:date="2022-09-02T13:55:00Z">
          <w:r w:rsidR="00140622" w:rsidDel="002F6CD4">
            <w:rPr>
              <w:rFonts w:eastAsiaTheme="minorHAnsi" w:hint="eastAsia"/>
              <w:sz w:val="24"/>
              <w:szCs w:val="24"/>
            </w:rPr>
            <w:delText xml:space="preserve">비용 청구는 본 계약 체결 시 비용 </w:delText>
          </w:r>
        </w:del>
      </w:ins>
    </w:p>
    <w:p w14:paraId="7A4DD071" w14:textId="2E92DF71" w:rsidR="001C6812" w:rsidDel="002F6CD4" w:rsidRDefault="00140622">
      <w:pPr>
        <w:rPr>
          <w:del w:id="1229" w:author="ybcho2" w:date="2022-09-02T13:55:00Z"/>
          <w:rFonts w:eastAsiaTheme="minorHAnsi"/>
          <w:sz w:val="24"/>
          <w:szCs w:val="24"/>
        </w:rPr>
      </w:pPr>
      <w:ins w:id="1230" w:author="조 영봉" w:date="2021-04-27T13:36:00Z">
        <w:del w:id="1231" w:author="ybcho2" w:date="2022-09-02T13:55:00Z">
          <w:r w:rsidDel="002F6CD4">
            <w:rPr>
              <w:rFonts w:eastAsiaTheme="minorHAnsi" w:hint="eastAsia"/>
              <w:sz w:val="24"/>
              <w:szCs w:val="24"/>
            </w:rPr>
            <w:delText xml:space="preserve">  </w:delText>
          </w:r>
        </w:del>
      </w:ins>
      <w:ins w:id="1232" w:author="yrbae" w:date="2022-03-29T13:30:00Z">
        <w:del w:id="1233" w:author="ybcho2" w:date="2022-09-02T13:55:00Z">
          <w:r w:rsidR="00735F91" w:rsidDel="002F6CD4">
            <w:rPr>
              <w:rFonts w:eastAsiaTheme="minorHAnsi" w:hint="eastAsia"/>
              <w:sz w:val="24"/>
              <w:szCs w:val="24"/>
            </w:rPr>
            <w:delText>이</w:delText>
          </w:r>
        </w:del>
      </w:ins>
      <w:ins w:id="1234" w:author="조 영봉" w:date="2021-04-28T11:03:00Z">
        <w:del w:id="1235" w:author="ybcho2" w:date="2022-09-02T13:55:00Z">
          <w:r w:rsidR="001624DD" w:rsidDel="002F6CD4">
            <w:rPr>
              <w:rFonts w:eastAsiaTheme="minorHAnsi" w:hint="eastAsia"/>
              <w:sz w:val="24"/>
              <w:szCs w:val="24"/>
            </w:rPr>
            <w:delText>삼천이</w:delText>
          </w:r>
        </w:del>
      </w:ins>
      <w:ins w:id="1236" w:author="yrbae" w:date="2022-03-29T13:30:00Z">
        <w:del w:id="1237" w:author="ybcho2" w:date="2022-09-02T13:55:00Z">
          <w:r w:rsidR="00735F91" w:rsidDel="002F6CD4">
            <w:rPr>
              <w:rFonts w:eastAsiaTheme="minorHAnsi" w:hint="eastAsia"/>
              <w:sz w:val="24"/>
              <w:szCs w:val="24"/>
            </w:rPr>
            <w:delText>팔백</w:delText>
          </w:r>
        </w:del>
      </w:ins>
      <w:ins w:id="1238" w:author="조 영봉" w:date="2021-04-28T11:03:00Z">
        <w:del w:id="1239" w:author="ybcho2" w:date="2022-09-02T13:55:00Z">
          <w:r w:rsidR="001624DD" w:rsidDel="002F6CD4">
            <w:rPr>
              <w:rFonts w:eastAsiaTheme="minorHAnsi" w:hint="eastAsia"/>
              <w:sz w:val="24"/>
              <w:szCs w:val="24"/>
            </w:rPr>
            <w:delText>백칠십</w:delText>
          </w:r>
        </w:del>
      </w:ins>
      <w:ins w:id="1240" w:author="yrbae" w:date="2022-03-14T14:30:00Z">
        <w:del w:id="1241" w:author="ybcho2" w:date="2022-09-02T13:55:00Z">
          <w:r w:rsidR="00613687" w:rsidDel="002F6CD4">
            <w:rPr>
              <w:rFonts w:eastAsiaTheme="minorHAnsi" w:hint="eastAsia"/>
              <w:sz w:val="24"/>
              <w:szCs w:val="24"/>
            </w:rPr>
            <w:delText>팔</w:delText>
          </w:r>
        </w:del>
      </w:ins>
      <w:ins w:id="1242" w:author="yrbae" w:date="2022-03-29T13:31:00Z">
        <w:del w:id="1243" w:author="ybcho2" w:date="2022-09-02T13:55:00Z">
          <w:r w:rsidR="00735F91" w:rsidDel="002F6CD4">
            <w:rPr>
              <w:rFonts w:eastAsiaTheme="minorHAnsi" w:hint="eastAsia"/>
              <w:sz w:val="24"/>
              <w:szCs w:val="24"/>
            </w:rPr>
            <w:delText>만</w:delText>
          </w:r>
        </w:del>
      </w:ins>
      <w:ins w:id="1244" w:author="yrbae" w:date="2022-03-14T14:30:00Z">
        <w:del w:id="1245" w:author="ybcho2" w:date="2022-09-02T13:55:00Z">
          <w:r w:rsidR="00613687" w:rsidDel="002F6CD4">
            <w:rPr>
              <w:rFonts w:eastAsiaTheme="minorHAnsi" w:hint="eastAsia"/>
              <w:sz w:val="24"/>
              <w:szCs w:val="24"/>
            </w:rPr>
            <w:delText>원</w:delText>
          </w:r>
        </w:del>
      </w:ins>
      <w:ins w:id="1246" w:author="조 영봉" w:date="2021-04-28T11:03:00Z">
        <w:del w:id="1247" w:author="ybcho2" w:date="2022-09-02T13:55:00Z">
          <w:r w:rsidR="001624DD" w:rsidDel="002F6CD4">
            <w:rPr>
              <w:rFonts w:eastAsiaTheme="minorHAnsi" w:hint="eastAsia"/>
              <w:sz w:val="24"/>
              <w:szCs w:val="24"/>
            </w:rPr>
            <w:delText>육만원</w:delText>
          </w:r>
        </w:del>
      </w:ins>
      <w:ins w:id="1248" w:author="조 영봉" w:date="2021-04-27T13:36:00Z">
        <w:del w:id="1249" w:author="ybcho2" w:date="2022-09-02T13:55:00Z">
          <w:r w:rsidDel="002F6CD4">
            <w:rPr>
              <w:rFonts w:eastAsiaTheme="minorHAnsi" w:hint="eastAsia"/>
              <w:sz w:val="24"/>
              <w:szCs w:val="24"/>
            </w:rPr>
            <w:delText xml:space="preserve"> (</w:delText>
          </w:r>
          <w:r w:rsidDel="002F6CD4">
            <w:rPr>
              <w:rFonts w:eastAsiaTheme="minorHAnsi"/>
              <w:sz w:val="24"/>
              <w:szCs w:val="24"/>
            </w:rPr>
            <w:delText>\</w:delText>
          </w:r>
        </w:del>
      </w:ins>
      <w:ins w:id="1250" w:author="조 영봉" w:date="2021-04-28T11:03:00Z">
        <w:del w:id="1251" w:author="ybcho2" w:date="2022-09-02T13:55:00Z">
          <w:r w:rsidR="001624DD" w:rsidDel="002F6CD4">
            <w:rPr>
              <w:rFonts w:eastAsiaTheme="minorHAnsi"/>
              <w:sz w:val="24"/>
              <w:szCs w:val="24"/>
            </w:rPr>
            <w:delText>32</w:delText>
          </w:r>
        </w:del>
      </w:ins>
      <w:ins w:id="1252" w:author="yrbae" w:date="2022-03-29T13:30:00Z">
        <w:del w:id="1253" w:author="ybcho2" w:date="2022-09-02T13:55:00Z">
          <w:r w:rsidR="00735F91" w:rsidDel="002F6CD4">
            <w:rPr>
              <w:rFonts w:eastAsiaTheme="minorHAnsi"/>
              <w:sz w:val="24"/>
              <w:szCs w:val="24"/>
            </w:rPr>
            <w:delText>28</w:delText>
          </w:r>
        </w:del>
      </w:ins>
      <w:ins w:id="1254" w:author="조 영봉" w:date="2021-04-27T13:36:00Z">
        <w:del w:id="1255" w:author="ybcho2" w:date="2022-09-02T13:55:00Z">
          <w:r w:rsidDel="002F6CD4">
            <w:rPr>
              <w:rFonts w:eastAsiaTheme="minorHAnsi" w:hint="eastAsia"/>
              <w:sz w:val="24"/>
              <w:szCs w:val="24"/>
            </w:rPr>
            <w:delText>,760</w:delText>
          </w:r>
        </w:del>
      </w:ins>
      <w:ins w:id="1256" w:author="yrbae" w:date="2022-03-14T14:29:00Z">
        <w:del w:id="1257" w:author="ybcho2" w:date="2022-09-02T13:55:00Z">
          <w:r w:rsidR="00613687" w:rsidDel="002F6CD4">
            <w:rPr>
              <w:rFonts w:eastAsiaTheme="minorHAnsi"/>
              <w:sz w:val="24"/>
              <w:szCs w:val="24"/>
            </w:rPr>
            <w:delText>08</w:delText>
          </w:r>
        </w:del>
      </w:ins>
      <w:ins w:id="1258" w:author="yrbae" w:date="2022-03-29T13:30:00Z">
        <w:del w:id="1259" w:author="ybcho2" w:date="2022-09-02T13:55:00Z">
          <w:r w:rsidR="00735F91" w:rsidDel="002F6CD4">
            <w:rPr>
              <w:rFonts w:eastAsiaTheme="minorHAnsi"/>
              <w:sz w:val="24"/>
              <w:szCs w:val="24"/>
            </w:rPr>
            <w:delText>0</w:delText>
          </w:r>
        </w:del>
      </w:ins>
      <w:ins w:id="1260" w:author="조 영봉" w:date="2021-04-27T13:36:00Z">
        <w:del w:id="1261" w:author="ybcho2" w:date="2022-09-02T13:55:00Z">
          <w:r w:rsidDel="002F6CD4">
            <w:rPr>
              <w:rFonts w:eastAsiaTheme="minorHAnsi" w:hint="eastAsia"/>
              <w:sz w:val="24"/>
              <w:szCs w:val="24"/>
            </w:rPr>
            <w:delText>,000원)을 상계하여 계약을 체결한다.</w:delText>
          </w:r>
        </w:del>
      </w:ins>
      <w:del w:id="1262" w:author="ybcho2" w:date="2022-09-02T13:55:00Z">
        <w:r w:rsidR="001C6812" w:rsidRPr="001C6812" w:rsidDel="002F6CD4">
          <w:rPr>
            <w:rFonts w:eastAsiaTheme="minorHAnsi" w:hint="eastAsia"/>
            <w:sz w:val="24"/>
            <w:szCs w:val="24"/>
          </w:rPr>
          <w:delText>3.</w:delText>
        </w:r>
        <w:r w:rsidR="001C6812" w:rsidDel="002F6CD4">
          <w:rPr>
            <w:rFonts w:eastAsiaTheme="minorHAnsi"/>
            <w:sz w:val="24"/>
            <w:szCs w:val="24"/>
          </w:rPr>
          <w:delText xml:space="preserve"> “</w:delText>
        </w:r>
        <w:r w:rsidR="001C6812" w:rsidDel="002F6CD4">
          <w:rPr>
            <w:rFonts w:eastAsiaTheme="minorHAnsi" w:hint="eastAsia"/>
            <w:sz w:val="24"/>
            <w:szCs w:val="24"/>
          </w:rPr>
          <w:delText>갑</w:delText>
        </w:r>
        <w:r w:rsidR="001C6812" w:rsidDel="002F6CD4">
          <w:rPr>
            <w:rFonts w:eastAsiaTheme="minorHAnsi"/>
            <w:sz w:val="24"/>
            <w:szCs w:val="24"/>
          </w:rPr>
          <w:delText>”</w:delText>
        </w:r>
        <w:r w:rsidR="001C6812" w:rsidDel="002F6CD4">
          <w:rPr>
            <w:rFonts w:eastAsiaTheme="minorHAnsi" w:hint="eastAsia"/>
            <w:sz w:val="24"/>
            <w:szCs w:val="24"/>
          </w:rPr>
          <w:delText xml:space="preserve">의 </w:delText>
        </w:r>
        <w:r w:rsidR="001C6812" w:rsidDel="002F6CD4">
          <w:rPr>
            <w:rFonts w:eastAsiaTheme="minorHAnsi"/>
            <w:sz w:val="24"/>
            <w:szCs w:val="24"/>
          </w:rPr>
          <w:delText>“</w:delText>
        </w:r>
        <w:r w:rsidR="001C6812" w:rsidDel="002F6CD4">
          <w:rPr>
            <w:rFonts w:eastAsiaTheme="minorHAnsi" w:hint="eastAsia"/>
            <w:sz w:val="24"/>
            <w:szCs w:val="24"/>
          </w:rPr>
          <w:delText>을</w:delText>
        </w:r>
        <w:r w:rsidR="001C6812" w:rsidDel="002F6CD4">
          <w:rPr>
            <w:rFonts w:eastAsiaTheme="minorHAnsi"/>
            <w:sz w:val="24"/>
            <w:szCs w:val="24"/>
          </w:rPr>
          <w:delText>”</w:delText>
        </w:r>
        <w:r w:rsidR="001C6812" w:rsidDel="002F6CD4">
          <w:rPr>
            <w:rFonts w:eastAsiaTheme="minorHAnsi" w:hint="eastAsia"/>
            <w:sz w:val="24"/>
            <w:szCs w:val="24"/>
          </w:rPr>
          <w:delText xml:space="preserve">에 대한 임대료 및 식비비용 청구는 본 계약 체결 시 비용 </w:delText>
        </w:r>
      </w:del>
    </w:p>
    <w:p w14:paraId="26D46557" w14:textId="1FF38337" w:rsidR="009406F2" w:rsidRPr="001C6812" w:rsidRDefault="001C6812">
      <w:pPr>
        <w:rPr>
          <w:rFonts w:eastAsiaTheme="minorHAnsi"/>
          <w:sz w:val="24"/>
          <w:szCs w:val="24"/>
        </w:rPr>
      </w:pPr>
      <w:del w:id="1263" w:author="조 영봉" w:date="2021-04-27T13:36:00Z">
        <w:r w:rsidDel="00140622">
          <w:rPr>
            <w:rFonts w:eastAsiaTheme="minorHAnsi" w:hint="eastAsia"/>
            <w:sz w:val="24"/>
            <w:szCs w:val="24"/>
          </w:rPr>
          <w:delText xml:space="preserve">일금 </w:delText>
        </w:r>
        <w:r w:rsidR="00D869F7" w:rsidRPr="00A33659" w:rsidDel="00140622">
          <w:rPr>
            <w:rFonts w:ascii="맑은 고딕" w:eastAsia="맑은 고딕" w:hAnsi="맑은 고딕" w:hint="eastAsia"/>
            <w:b/>
            <w:sz w:val="22"/>
            <w:highlight w:val="yellow"/>
          </w:rPr>
          <w:delText>금액기입예정</w:delText>
        </w:r>
        <w:r w:rsidDel="00140622">
          <w:rPr>
            <w:rFonts w:eastAsiaTheme="minorHAnsi" w:hint="eastAsia"/>
            <w:sz w:val="24"/>
            <w:szCs w:val="24"/>
          </w:rPr>
          <w:delText xml:space="preserve"> 원을 상계하여 계약을 체결한다.</w:delText>
        </w:r>
      </w:del>
    </w:p>
    <w:sectPr w:rsidR="009406F2" w:rsidRPr="001C6812" w:rsidSect="00735B06">
      <w:footerReference w:type="default" r:id="rId10"/>
      <w:pgSz w:w="11906" w:h="16838"/>
      <w:pgMar w:top="1701" w:right="1440" w:bottom="1440" w:left="1440" w:header="567" w:footer="567" w:gutter="0"/>
      <w:cols w:space="425"/>
      <w:docGrid w:linePitch="360"/>
      <w:sectPrChange w:id="1268" w:author="강석남 부장" w:date="2025-04-07T11:59:00Z" w16du:dateUtc="2025-04-07T02:59:00Z">
        <w:sectPr w:rsidR="009406F2" w:rsidRPr="001C6812" w:rsidSect="00735B06">
          <w:pgMar w:top="1701" w:right="1440" w:bottom="1440" w:left="1440" w:header="851" w:footer="992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F4AAB" w14:textId="77777777" w:rsidR="00817638" w:rsidRDefault="00817638" w:rsidP="004D74B1">
      <w:r>
        <w:separator/>
      </w:r>
    </w:p>
  </w:endnote>
  <w:endnote w:type="continuationSeparator" w:id="0">
    <w:p w14:paraId="19D86B29" w14:textId="77777777" w:rsidR="00817638" w:rsidRDefault="00817638" w:rsidP="004D7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ustomXmlInsRangeStart w:id="1264" w:author="강석남 부장" w:date="2025-04-07T11:58:00Z"/>
  <w:sdt>
    <w:sdtPr>
      <w:id w:val="-1532796974"/>
      <w:docPartObj>
        <w:docPartGallery w:val="Page Numbers (Bottom of Page)"/>
        <w:docPartUnique/>
      </w:docPartObj>
    </w:sdtPr>
    <w:sdtContent>
      <w:customXmlInsRangeEnd w:id="1264"/>
      <w:p w14:paraId="59D09288" w14:textId="0AC212A5" w:rsidR="00735B06" w:rsidRDefault="00735B06">
        <w:pPr>
          <w:pStyle w:val="a7"/>
          <w:jc w:val="center"/>
          <w:rPr>
            <w:ins w:id="1265" w:author="강석남 부장" w:date="2025-04-07T11:58:00Z" w16du:dateUtc="2025-04-07T02:58:00Z"/>
          </w:rPr>
        </w:pPr>
        <w:ins w:id="1266" w:author="강석남 부장" w:date="2025-04-07T11:58:00Z" w16du:dateUtc="2025-04-07T02:58:00Z"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lang w:val="ko-KR"/>
            </w:rPr>
            <w:t>2</w:t>
          </w:r>
          <w:r>
            <w:fldChar w:fldCharType="end"/>
          </w:r>
        </w:ins>
      </w:p>
      <w:customXmlInsRangeStart w:id="1267" w:author="강석남 부장" w:date="2025-04-07T11:58:00Z"/>
    </w:sdtContent>
  </w:sdt>
  <w:customXmlInsRangeEnd w:id="1267"/>
  <w:p w14:paraId="3845364D" w14:textId="77777777" w:rsidR="00735B06" w:rsidRDefault="00735B0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35776" w14:textId="77777777" w:rsidR="00817638" w:rsidRDefault="00817638" w:rsidP="004D74B1">
      <w:r>
        <w:separator/>
      </w:r>
    </w:p>
  </w:footnote>
  <w:footnote w:type="continuationSeparator" w:id="0">
    <w:p w14:paraId="60D62CF7" w14:textId="77777777" w:rsidR="00817638" w:rsidRDefault="00817638" w:rsidP="004D74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166"/>
    <w:multiLevelType w:val="hybridMultilevel"/>
    <w:tmpl w:val="DFDA56B0"/>
    <w:lvl w:ilvl="0" w:tplc="F5F69A16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1" w15:restartNumberingAfterBreak="0">
    <w:nsid w:val="093F6ABA"/>
    <w:multiLevelType w:val="hybridMultilevel"/>
    <w:tmpl w:val="3514CA94"/>
    <w:lvl w:ilvl="0" w:tplc="64765EE0">
      <w:start w:val="2"/>
      <w:numFmt w:val="bullet"/>
      <w:lvlText w:val="-"/>
      <w:lvlJc w:val="left"/>
      <w:pPr>
        <w:ind w:left="6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2" w15:restartNumberingAfterBreak="0">
    <w:nsid w:val="1AB8499E"/>
    <w:multiLevelType w:val="hybridMultilevel"/>
    <w:tmpl w:val="349A880A"/>
    <w:lvl w:ilvl="0" w:tplc="957C5C9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3" w15:restartNumberingAfterBreak="0">
    <w:nsid w:val="23BB75F4"/>
    <w:multiLevelType w:val="hybridMultilevel"/>
    <w:tmpl w:val="EC227D42"/>
    <w:lvl w:ilvl="0" w:tplc="F5FC5B7A">
      <w:start w:val="1"/>
      <w:numFmt w:val="decimal"/>
      <w:lvlText w:val="%1)"/>
      <w:lvlJc w:val="left"/>
      <w:pPr>
        <w:ind w:left="6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4" w:hanging="400"/>
      </w:pPr>
    </w:lvl>
    <w:lvl w:ilvl="2" w:tplc="0409001B" w:tentative="1">
      <w:start w:val="1"/>
      <w:numFmt w:val="lowerRoman"/>
      <w:lvlText w:val="%3."/>
      <w:lvlJc w:val="right"/>
      <w:pPr>
        <w:ind w:left="1524" w:hanging="400"/>
      </w:pPr>
    </w:lvl>
    <w:lvl w:ilvl="3" w:tplc="0409000F" w:tentative="1">
      <w:start w:val="1"/>
      <w:numFmt w:val="decimal"/>
      <w:lvlText w:val="%4."/>
      <w:lvlJc w:val="left"/>
      <w:pPr>
        <w:ind w:left="1924" w:hanging="400"/>
      </w:pPr>
    </w:lvl>
    <w:lvl w:ilvl="4" w:tplc="04090019" w:tentative="1">
      <w:start w:val="1"/>
      <w:numFmt w:val="upperLetter"/>
      <w:lvlText w:val="%5."/>
      <w:lvlJc w:val="left"/>
      <w:pPr>
        <w:ind w:left="2324" w:hanging="400"/>
      </w:pPr>
    </w:lvl>
    <w:lvl w:ilvl="5" w:tplc="0409001B" w:tentative="1">
      <w:start w:val="1"/>
      <w:numFmt w:val="lowerRoman"/>
      <w:lvlText w:val="%6."/>
      <w:lvlJc w:val="right"/>
      <w:pPr>
        <w:ind w:left="2724" w:hanging="400"/>
      </w:pPr>
    </w:lvl>
    <w:lvl w:ilvl="6" w:tplc="0409000F" w:tentative="1">
      <w:start w:val="1"/>
      <w:numFmt w:val="decimal"/>
      <w:lvlText w:val="%7."/>
      <w:lvlJc w:val="left"/>
      <w:pPr>
        <w:ind w:left="3124" w:hanging="400"/>
      </w:pPr>
    </w:lvl>
    <w:lvl w:ilvl="7" w:tplc="04090019" w:tentative="1">
      <w:start w:val="1"/>
      <w:numFmt w:val="upperLetter"/>
      <w:lvlText w:val="%8."/>
      <w:lvlJc w:val="left"/>
      <w:pPr>
        <w:ind w:left="3524" w:hanging="400"/>
      </w:pPr>
    </w:lvl>
    <w:lvl w:ilvl="8" w:tplc="0409001B" w:tentative="1">
      <w:start w:val="1"/>
      <w:numFmt w:val="lowerRoman"/>
      <w:lvlText w:val="%9."/>
      <w:lvlJc w:val="right"/>
      <w:pPr>
        <w:ind w:left="3924" w:hanging="400"/>
      </w:pPr>
    </w:lvl>
  </w:abstractNum>
  <w:abstractNum w:abstractNumId="4" w15:restartNumberingAfterBreak="0">
    <w:nsid w:val="36F511B0"/>
    <w:multiLevelType w:val="hybridMultilevel"/>
    <w:tmpl w:val="F98899F4"/>
    <w:lvl w:ilvl="0" w:tplc="BBDEA5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93448C3"/>
    <w:multiLevelType w:val="hybridMultilevel"/>
    <w:tmpl w:val="DFB48356"/>
    <w:lvl w:ilvl="0" w:tplc="580EA692">
      <w:start w:val="8"/>
      <w:numFmt w:val="bullet"/>
      <w:lvlText w:val="-"/>
      <w:lvlJc w:val="left"/>
      <w:pPr>
        <w:ind w:left="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6" w15:restartNumberingAfterBreak="0">
    <w:nsid w:val="39A36F4E"/>
    <w:multiLevelType w:val="hybridMultilevel"/>
    <w:tmpl w:val="EC227D42"/>
    <w:lvl w:ilvl="0" w:tplc="F5FC5B7A">
      <w:start w:val="1"/>
      <w:numFmt w:val="decimal"/>
      <w:lvlText w:val="%1)"/>
      <w:lvlJc w:val="left"/>
      <w:pPr>
        <w:ind w:left="6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4" w:hanging="400"/>
      </w:pPr>
    </w:lvl>
    <w:lvl w:ilvl="2" w:tplc="0409001B" w:tentative="1">
      <w:start w:val="1"/>
      <w:numFmt w:val="lowerRoman"/>
      <w:lvlText w:val="%3."/>
      <w:lvlJc w:val="right"/>
      <w:pPr>
        <w:ind w:left="1524" w:hanging="400"/>
      </w:pPr>
    </w:lvl>
    <w:lvl w:ilvl="3" w:tplc="0409000F" w:tentative="1">
      <w:start w:val="1"/>
      <w:numFmt w:val="decimal"/>
      <w:lvlText w:val="%4."/>
      <w:lvlJc w:val="left"/>
      <w:pPr>
        <w:ind w:left="1924" w:hanging="400"/>
      </w:pPr>
    </w:lvl>
    <w:lvl w:ilvl="4" w:tplc="04090019" w:tentative="1">
      <w:start w:val="1"/>
      <w:numFmt w:val="upperLetter"/>
      <w:lvlText w:val="%5."/>
      <w:lvlJc w:val="left"/>
      <w:pPr>
        <w:ind w:left="2324" w:hanging="400"/>
      </w:pPr>
    </w:lvl>
    <w:lvl w:ilvl="5" w:tplc="0409001B" w:tentative="1">
      <w:start w:val="1"/>
      <w:numFmt w:val="lowerRoman"/>
      <w:lvlText w:val="%6."/>
      <w:lvlJc w:val="right"/>
      <w:pPr>
        <w:ind w:left="2724" w:hanging="400"/>
      </w:pPr>
    </w:lvl>
    <w:lvl w:ilvl="6" w:tplc="0409000F" w:tentative="1">
      <w:start w:val="1"/>
      <w:numFmt w:val="decimal"/>
      <w:lvlText w:val="%7."/>
      <w:lvlJc w:val="left"/>
      <w:pPr>
        <w:ind w:left="3124" w:hanging="400"/>
      </w:pPr>
    </w:lvl>
    <w:lvl w:ilvl="7" w:tplc="04090019" w:tentative="1">
      <w:start w:val="1"/>
      <w:numFmt w:val="upperLetter"/>
      <w:lvlText w:val="%8."/>
      <w:lvlJc w:val="left"/>
      <w:pPr>
        <w:ind w:left="3524" w:hanging="400"/>
      </w:pPr>
    </w:lvl>
    <w:lvl w:ilvl="8" w:tplc="0409001B" w:tentative="1">
      <w:start w:val="1"/>
      <w:numFmt w:val="lowerRoman"/>
      <w:lvlText w:val="%9."/>
      <w:lvlJc w:val="right"/>
      <w:pPr>
        <w:ind w:left="3924" w:hanging="400"/>
      </w:pPr>
    </w:lvl>
  </w:abstractNum>
  <w:abstractNum w:abstractNumId="7" w15:restartNumberingAfterBreak="0">
    <w:nsid w:val="3CC87E77"/>
    <w:multiLevelType w:val="hybridMultilevel"/>
    <w:tmpl w:val="452AD3E0"/>
    <w:lvl w:ilvl="0" w:tplc="7B40BE68">
      <w:start w:val="2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8" w15:restartNumberingAfterBreak="0">
    <w:nsid w:val="40D578A9"/>
    <w:multiLevelType w:val="hybridMultilevel"/>
    <w:tmpl w:val="03424FDA"/>
    <w:lvl w:ilvl="0" w:tplc="46A465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C6D3FDC"/>
    <w:multiLevelType w:val="hybridMultilevel"/>
    <w:tmpl w:val="2D84976E"/>
    <w:lvl w:ilvl="0" w:tplc="44A6E1A8">
      <w:start w:val="1"/>
      <w:numFmt w:val="decimal"/>
      <w:lvlText w:val="(%1)"/>
      <w:lvlJc w:val="left"/>
      <w:pPr>
        <w:ind w:left="1146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46" w:hanging="400"/>
      </w:pPr>
    </w:lvl>
    <w:lvl w:ilvl="2" w:tplc="0409001B" w:tentative="1">
      <w:start w:val="1"/>
      <w:numFmt w:val="lowerRoman"/>
      <w:lvlText w:val="%3."/>
      <w:lvlJc w:val="right"/>
      <w:pPr>
        <w:ind w:left="1946" w:hanging="400"/>
      </w:pPr>
    </w:lvl>
    <w:lvl w:ilvl="3" w:tplc="0409000F" w:tentative="1">
      <w:start w:val="1"/>
      <w:numFmt w:val="decimal"/>
      <w:lvlText w:val="%4."/>
      <w:lvlJc w:val="left"/>
      <w:pPr>
        <w:ind w:left="2346" w:hanging="400"/>
      </w:pPr>
    </w:lvl>
    <w:lvl w:ilvl="4" w:tplc="04090019" w:tentative="1">
      <w:start w:val="1"/>
      <w:numFmt w:val="upperLetter"/>
      <w:lvlText w:val="%5."/>
      <w:lvlJc w:val="left"/>
      <w:pPr>
        <w:ind w:left="2746" w:hanging="400"/>
      </w:pPr>
    </w:lvl>
    <w:lvl w:ilvl="5" w:tplc="0409001B" w:tentative="1">
      <w:start w:val="1"/>
      <w:numFmt w:val="lowerRoman"/>
      <w:lvlText w:val="%6."/>
      <w:lvlJc w:val="right"/>
      <w:pPr>
        <w:ind w:left="3146" w:hanging="400"/>
      </w:pPr>
    </w:lvl>
    <w:lvl w:ilvl="6" w:tplc="0409000F" w:tentative="1">
      <w:start w:val="1"/>
      <w:numFmt w:val="decimal"/>
      <w:lvlText w:val="%7."/>
      <w:lvlJc w:val="left"/>
      <w:pPr>
        <w:ind w:left="3546" w:hanging="400"/>
      </w:pPr>
    </w:lvl>
    <w:lvl w:ilvl="7" w:tplc="04090019" w:tentative="1">
      <w:start w:val="1"/>
      <w:numFmt w:val="upperLetter"/>
      <w:lvlText w:val="%8."/>
      <w:lvlJc w:val="left"/>
      <w:pPr>
        <w:ind w:left="3946" w:hanging="400"/>
      </w:pPr>
    </w:lvl>
    <w:lvl w:ilvl="8" w:tplc="0409001B" w:tentative="1">
      <w:start w:val="1"/>
      <w:numFmt w:val="lowerRoman"/>
      <w:lvlText w:val="%9."/>
      <w:lvlJc w:val="right"/>
      <w:pPr>
        <w:ind w:left="4346" w:hanging="400"/>
      </w:pPr>
    </w:lvl>
  </w:abstractNum>
  <w:abstractNum w:abstractNumId="10" w15:restartNumberingAfterBreak="0">
    <w:nsid w:val="532462F4"/>
    <w:multiLevelType w:val="hybridMultilevel"/>
    <w:tmpl w:val="C0760C92"/>
    <w:lvl w:ilvl="0" w:tplc="321E2EAA">
      <w:start w:val="3"/>
      <w:numFmt w:val="bullet"/>
      <w:lvlText w:val="-"/>
      <w:lvlJc w:val="left"/>
      <w:pPr>
        <w:ind w:left="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6F7247D7"/>
    <w:multiLevelType w:val="hybridMultilevel"/>
    <w:tmpl w:val="A71C90FA"/>
    <w:lvl w:ilvl="0" w:tplc="16169D2A">
      <w:start w:val="1"/>
      <w:numFmt w:val="decimal"/>
      <w:lvlText w:val="(%1)"/>
      <w:lvlJc w:val="left"/>
      <w:pPr>
        <w:ind w:left="1509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9" w:hanging="400"/>
      </w:pPr>
    </w:lvl>
    <w:lvl w:ilvl="2" w:tplc="0409001B" w:tentative="1">
      <w:start w:val="1"/>
      <w:numFmt w:val="lowerRoman"/>
      <w:lvlText w:val="%3."/>
      <w:lvlJc w:val="right"/>
      <w:pPr>
        <w:ind w:left="2309" w:hanging="400"/>
      </w:pPr>
    </w:lvl>
    <w:lvl w:ilvl="3" w:tplc="0409000F" w:tentative="1">
      <w:start w:val="1"/>
      <w:numFmt w:val="decimal"/>
      <w:lvlText w:val="%4."/>
      <w:lvlJc w:val="left"/>
      <w:pPr>
        <w:ind w:left="2709" w:hanging="400"/>
      </w:pPr>
    </w:lvl>
    <w:lvl w:ilvl="4" w:tplc="04090019" w:tentative="1">
      <w:start w:val="1"/>
      <w:numFmt w:val="upperLetter"/>
      <w:lvlText w:val="%5."/>
      <w:lvlJc w:val="left"/>
      <w:pPr>
        <w:ind w:left="3109" w:hanging="400"/>
      </w:pPr>
    </w:lvl>
    <w:lvl w:ilvl="5" w:tplc="0409001B" w:tentative="1">
      <w:start w:val="1"/>
      <w:numFmt w:val="lowerRoman"/>
      <w:lvlText w:val="%6."/>
      <w:lvlJc w:val="right"/>
      <w:pPr>
        <w:ind w:left="3509" w:hanging="400"/>
      </w:pPr>
    </w:lvl>
    <w:lvl w:ilvl="6" w:tplc="0409000F" w:tentative="1">
      <w:start w:val="1"/>
      <w:numFmt w:val="decimal"/>
      <w:lvlText w:val="%7."/>
      <w:lvlJc w:val="left"/>
      <w:pPr>
        <w:ind w:left="3909" w:hanging="400"/>
      </w:pPr>
    </w:lvl>
    <w:lvl w:ilvl="7" w:tplc="04090019" w:tentative="1">
      <w:start w:val="1"/>
      <w:numFmt w:val="upperLetter"/>
      <w:lvlText w:val="%8."/>
      <w:lvlJc w:val="left"/>
      <w:pPr>
        <w:ind w:left="4309" w:hanging="400"/>
      </w:pPr>
    </w:lvl>
    <w:lvl w:ilvl="8" w:tplc="0409001B" w:tentative="1">
      <w:start w:val="1"/>
      <w:numFmt w:val="lowerRoman"/>
      <w:lvlText w:val="%9."/>
      <w:lvlJc w:val="right"/>
      <w:pPr>
        <w:ind w:left="4709" w:hanging="400"/>
      </w:pPr>
    </w:lvl>
  </w:abstractNum>
  <w:abstractNum w:abstractNumId="12" w15:restartNumberingAfterBreak="0">
    <w:nsid w:val="767828CD"/>
    <w:multiLevelType w:val="hybridMultilevel"/>
    <w:tmpl w:val="172A0992"/>
    <w:lvl w:ilvl="0" w:tplc="7EF60812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13" w15:restartNumberingAfterBreak="0">
    <w:nsid w:val="7924245F"/>
    <w:multiLevelType w:val="hybridMultilevel"/>
    <w:tmpl w:val="7ACE9198"/>
    <w:lvl w:ilvl="0" w:tplc="E28A4DEC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A4F03B4"/>
    <w:multiLevelType w:val="hybridMultilevel"/>
    <w:tmpl w:val="810059B4"/>
    <w:lvl w:ilvl="0" w:tplc="6DB2CF2A">
      <w:start w:val="1"/>
      <w:numFmt w:val="decimal"/>
      <w:lvlText w:val="(%1)"/>
      <w:lvlJc w:val="left"/>
      <w:pPr>
        <w:ind w:left="1146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46" w:hanging="400"/>
      </w:pPr>
    </w:lvl>
    <w:lvl w:ilvl="2" w:tplc="0409001B" w:tentative="1">
      <w:start w:val="1"/>
      <w:numFmt w:val="lowerRoman"/>
      <w:lvlText w:val="%3."/>
      <w:lvlJc w:val="right"/>
      <w:pPr>
        <w:ind w:left="1946" w:hanging="400"/>
      </w:pPr>
    </w:lvl>
    <w:lvl w:ilvl="3" w:tplc="0409000F" w:tentative="1">
      <w:start w:val="1"/>
      <w:numFmt w:val="decimal"/>
      <w:lvlText w:val="%4."/>
      <w:lvlJc w:val="left"/>
      <w:pPr>
        <w:ind w:left="2346" w:hanging="400"/>
      </w:pPr>
    </w:lvl>
    <w:lvl w:ilvl="4" w:tplc="04090019" w:tentative="1">
      <w:start w:val="1"/>
      <w:numFmt w:val="upperLetter"/>
      <w:lvlText w:val="%5."/>
      <w:lvlJc w:val="left"/>
      <w:pPr>
        <w:ind w:left="2746" w:hanging="400"/>
      </w:pPr>
    </w:lvl>
    <w:lvl w:ilvl="5" w:tplc="0409001B" w:tentative="1">
      <w:start w:val="1"/>
      <w:numFmt w:val="lowerRoman"/>
      <w:lvlText w:val="%6."/>
      <w:lvlJc w:val="right"/>
      <w:pPr>
        <w:ind w:left="3146" w:hanging="400"/>
      </w:pPr>
    </w:lvl>
    <w:lvl w:ilvl="6" w:tplc="0409000F" w:tentative="1">
      <w:start w:val="1"/>
      <w:numFmt w:val="decimal"/>
      <w:lvlText w:val="%7."/>
      <w:lvlJc w:val="left"/>
      <w:pPr>
        <w:ind w:left="3546" w:hanging="400"/>
      </w:pPr>
    </w:lvl>
    <w:lvl w:ilvl="7" w:tplc="04090019" w:tentative="1">
      <w:start w:val="1"/>
      <w:numFmt w:val="upperLetter"/>
      <w:lvlText w:val="%8."/>
      <w:lvlJc w:val="left"/>
      <w:pPr>
        <w:ind w:left="3946" w:hanging="400"/>
      </w:pPr>
    </w:lvl>
    <w:lvl w:ilvl="8" w:tplc="0409001B" w:tentative="1">
      <w:start w:val="1"/>
      <w:numFmt w:val="lowerRoman"/>
      <w:lvlText w:val="%9."/>
      <w:lvlJc w:val="right"/>
      <w:pPr>
        <w:ind w:left="4346" w:hanging="400"/>
      </w:pPr>
    </w:lvl>
  </w:abstractNum>
  <w:num w:numId="1" w16cid:durableId="1785731814">
    <w:abstractNumId w:val="11"/>
  </w:num>
  <w:num w:numId="2" w16cid:durableId="2085225985">
    <w:abstractNumId w:val="9"/>
  </w:num>
  <w:num w:numId="3" w16cid:durableId="1605724448">
    <w:abstractNumId w:val="14"/>
  </w:num>
  <w:num w:numId="4" w16cid:durableId="2020354662">
    <w:abstractNumId w:val="13"/>
  </w:num>
  <w:num w:numId="5" w16cid:durableId="1320308009">
    <w:abstractNumId w:val="7"/>
  </w:num>
  <w:num w:numId="6" w16cid:durableId="1392465103">
    <w:abstractNumId w:val="2"/>
  </w:num>
  <w:num w:numId="7" w16cid:durableId="603418481">
    <w:abstractNumId w:val="0"/>
  </w:num>
  <w:num w:numId="8" w16cid:durableId="1749763028">
    <w:abstractNumId w:val="8"/>
  </w:num>
  <w:num w:numId="9" w16cid:durableId="1480876847">
    <w:abstractNumId w:val="4"/>
  </w:num>
  <w:num w:numId="10" w16cid:durableId="1083259114">
    <w:abstractNumId w:val="3"/>
  </w:num>
  <w:num w:numId="11" w16cid:durableId="28454716">
    <w:abstractNumId w:val="6"/>
  </w:num>
  <w:num w:numId="12" w16cid:durableId="1208837530">
    <w:abstractNumId w:val="1"/>
  </w:num>
  <w:num w:numId="13" w16cid:durableId="1279526474">
    <w:abstractNumId w:val="12"/>
  </w:num>
  <w:num w:numId="14" w16cid:durableId="2073237275">
    <w:abstractNumId w:val="5"/>
  </w:num>
  <w:num w:numId="15" w16cid:durableId="150185072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rbae">
    <w15:presenceInfo w15:providerId="None" w15:userId="yrbae"/>
  </w15:person>
  <w15:person w15:author="ybcho2">
    <w15:presenceInfo w15:providerId="None" w15:userId="ybcho2"/>
  </w15:person>
  <w15:person w15:author="강석남 부장">
    <w15:presenceInfo w15:providerId="AD" w15:userId="S::sn.kang@mj-it.net::23ada9c6-6637-4227-a5de-ac4dbfac93e7"/>
  </w15:person>
  <w15:person w15:author="조 영봉">
    <w15:presenceInfo w15:providerId="AD" w15:userId="S::ybcho@msrobocare.onmicrosoft.com::c37a113f-2713-453e-ab02-67fc1138f1b4"/>
  </w15:person>
  <w15:person w15:author="ybcho">
    <w15:presenceInfo w15:providerId="None" w15:userId="ybch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AD3"/>
    <w:rsid w:val="00004A68"/>
    <w:rsid w:val="00004DF0"/>
    <w:rsid w:val="000063DD"/>
    <w:rsid w:val="00006D75"/>
    <w:rsid w:val="0001162E"/>
    <w:rsid w:val="00030F6F"/>
    <w:rsid w:val="000506BA"/>
    <w:rsid w:val="00054ECF"/>
    <w:rsid w:val="00056476"/>
    <w:rsid w:val="00062289"/>
    <w:rsid w:val="00062511"/>
    <w:rsid w:val="00066BBE"/>
    <w:rsid w:val="00067CA4"/>
    <w:rsid w:val="000750FC"/>
    <w:rsid w:val="0008547B"/>
    <w:rsid w:val="000A2ABD"/>
    <w:rsid w:val="000B1944"/>
    <w:rsid w:val="000B345A"/>
    <w:rsid w:val="000B66A7"/>
    <w:rsid w:val="000C6461"/>
    <w:rsid w:val="000D0B2B"/>
    <w:rsid w:val="000D72ED"/>
    <w:rsid w:val="000E0E8A"/>
    <w:rsid w:val="000E59DB"/>
    <w:rsid w:val="001106AE"/>
    <w:rsid w:val="00115D8C"/>
    <w:rsid w:val="001163F8"/>
    <w:rsid w:val="00125F82"/>
    <w:rsid w:val="00135412"/>
    <w:rsid w:val="00140622"/>
    <w:rsid w:val="0014065A"/>
    <w:rsid w:val="00145B97"/>
    <w:rsid w:val="001541F6"/>
    <w:rsid w:val="00155D03"/>
    <w:rsid w:val="00156E77"/>
    <w:rsid w:val="001574FB"/>
    <w:rsid w:val="001624DD"/>
    <w:rsid w:val="00164BAC"/>
    <w:rsid w:val="00166E7A"/>
    <w:rsid w:val="0017204D"/>
    <w:rsid w:val="00176F8A"/>
    <w:rsid w:val="001826B7"/>
    <w:rsid w:val="001837EF"/>
    <w:rsid w:val="00191230"/>
    <w:rsid w:val="00195AD8"/>
    <w:rsid w:val="001A36FB"/>
    <w:rsid w:val="001A53F5"/>
    <w:rsid w:val="001A733D"/>
    <w:rsid w:val="001B1930"/>
    <w:rsid w:val="001B1B28"/>
    <w:rsid w:val="001B5A3D"/>
    <w:rsid w:val="001B5F76"/>
    <w:rsid w:val="001C0289"/>
    <w:rsid w:val="001C4482"/>
    <w:rsid w:val="001C6812"/>
    <w:rsid w:val="001C7CDF"/>
    <w:rsid w:val="001E6102"/>
    <w:rsid w:val="001E755E"/>
    <w:rsid w:val="001E76C5"/>
    <w:rsid w:val="0021708E"/>
    <w:rsid w:val="002206A8"/>
    <w:rsid w:val="00223173"/>
    <w:rsid w:val="00236D37"/>
    <w:rsid w:val="002424EB"/>
    <w:rsid w:val="00245231"/>
    <w:rsid w:val="00251183"/>
    <w:rsid w:val="0026157B"/>
    <w:rsid w:val="00272357"/>
    <w:rsid w:val="00273657"/>
    <w:rsid w:val="00281EBF"/>
    <w:rsid w:val="00285376"/>
    <w:rsid w:val="002A0CB2"/>
    <w:rsid w:val="002A5974"/>
    <w:rsid w:val="002A5DFE"/>
    <w:rsid w:val="002B01D6"/>
    <w:rsid w:val="002B1F86"/>
    <w:rsid w:val="002B7F19"/>
    <w:rsid w:val="002C3C50"/>
    <w:rsid w:val="002D14B7"/>
    <w:rsid w:val="002E108E"/>
    <w:rsid w:val="002E4F29"/>
    <w:rsid w:val="002F0FB3"/>
    <w:rsid w:val="002F6CD4"/>
    <w:rsid w:val="0030326E"/>
    <w:rsid w:val="00304052"/>
    <w:rsid w:val="00305832"/>
    <w:rsid w:val="00323CB3"/>
    <w:rsid w:val="00326DE7"/>
    <w:rsid w:val="003315CA"/>
    <w:rsid w:val="00335373"/>
    <w:rsid w:val="0034105B"/>
    <w:rsid w:val="00344C37"/>
    <w:rsid w:val="00363192"/>
    <w:rsid w:val="00370189"/>
    <w:rsid w:val="00372BDC"/>
    <w:rsid w:val="00376279"/>
    <w:rsid w:val="00380D12"/>
    <w:rsid w:val="00381AC7"/>
    <w:rsid w:val="00394D22"/>
    <w:rsid w:val="003B2D3F"/>
    <w:rsid w:val="003B772A"/>
    <w:rsid w:val="003C1FBB"/>
    <w:rsid w:val="003C7734"/>
    <w:rsid w:val="003D01F3"/>
    <w:rsid w:val="003D025B"/>
    <w:rsid w:val="003D6F71"/>
    <w:rsid w:val="003E60C4"/>
    <w:rsid w:val="003E6618"/>
    <w:rsid w:val="003F3F20"/>
    <w:rsid w:val="0040213B"/>
    <w:rsid w:val="00405F30"/>
    <w:rsid w:val="00415C2F"/>
    <w:rsid w:val="004321A0"/>
    <w:rsid w:val="00434480"/>
    <w:rsid w:val="00435F78"/>
    <w:rsid w:val="00443EBA"/>
    <w:rsid w:val="00450DC1"/>
    <w:rsid w:val="0045530C"/>
    <w:rsid w:val="004633F5"/>
    <w:rsid w:val="00466957"/>
    <w:rsid w:val="0046783C"/>
    <w:rsid w:val="00471EA2"/>
    <w:rsid w:val="00472563"/>
    <w:rsid w:val="004805E9"/>
    <w:rsid w:val="00481F67"/>
    <w:rsid w:val="00486ED8"/>
    <w:rsid w:val="0049094D"/>
    <w:rsid w:val="00492C15"/>
    <w:rsid w:val="004959BC"/>
    <w:rsid w:val="004A66C0"/>
    <w:rsid w:val="004B47AB"/>
    <w:rsid w:val="004C0495"/>
    <w:rsid w:val="004C5EF5"/>
    <w:rsid w:val="004D38D4"/>
    <w:rsid w:val="004D40B0"/>
    <w:rsid w:val="004D74B1"/>
    <w:rsid w:val="004D7B50"/>
    <w:rsid w:val="004E0746"/>
    <w:rsid w:val="004E3803"/>
    <w:rsid w:val="004E3DD4"/>
    <w:rsid w:val="004F582E"/>
    <w:rsid w:val="0050377B"/>
    <w:rsid w:val="00505FEB"/>
    <w:rsid w:val="0054270B"/>
    <w:rsid w:val="0054702F"/>
    <w:rsid w:val="00552BDE"/>
    <w:rsid w:val="00554CBD"/>
    <w:rsid w:val="00561CE1"/>
    <w:rsid w:val="005649F5"/>
    <w:rsid w:val="00567612"/>
    <w:rsid w:val="0057230D"/>
    <w:rsid w:val="00574737"/>
    <w:rsid w:val="005750D6"/>
    <w:rsid w:val="005750EC"/>
    <w:rsid w:val="00576311"/>
    <w:rsid w:val="00577DB5"/>
    <w:rsid w:val="005814A3"/>
    <w:rsid w:val="005822FA"/>
    <w:rsid w:val="005835DF"/>
    <w:rsid w:val="00590513"/>
    <w:rsid w:val="00595A80"/>
    <w:rsid w:val="005965FE"/>
    <w:rsid w:val="005A138E"/>
    <w:rsid w:val="005A1A71"/>
    <w:rsid w:val="005A4BE0"/>
    <w:rsid w:val="005B54F8"/>
    <w:rsid w:val="005C2BB4"/>
    <w:rsid w:val="005C7858"/>
    <w:rsid w:val="005D421F"/>
    <w:rsid w:val="005D7DB6"/>
    <w:rsid w:val="005E2056"/>
    <w:rsid w:val="005E2FC7"/>
    <w:rsid w:val="005E5CE2"/>
    <w:rsid w:val="005E6966"/>
    <w:rsid w:val="005F4ABE"/>
    <w:rsid w:val="00606C4A"/>
    <w:rsid w:val="00610DA7"/>
    <w:rsid w:val="00611166"/>
    <w:rsid w:val="00613687"/>
    <w:rsid w:val="006162BA"/>
    <w:rsid w:val="00620E7D"/>
    <w:rsid w:val="00623863"/>
    <w:rsid w:val="006264CF"/>
    <w:rsid w:val="00627385"/>
    <w:rsid w:val="00636979"/>
    <w:rsid w:val="006505E8"/>
    <w:rsid w:val="00651685"/>
    <w:rsid w:val="0065437A"/>
    <w:rsid w:val="0065455F"/>
    <w:rsid w:val="006562B5"/>
    <w:rsid w:val="00665BCC"/>
    <w:rsid w:val="00671F10"/>
    <w:rsid w:val="0067685C"/>
    <w:rsid w:val="00690095"/>
    <w:rsid w:val="006939E1"/>
    <w:rsid w:val="00695990"/>
    <w:rsid w:val="006B23A1"/>
    <w:rsid w:val="006B2857"/>
    <w:rsid w:val="006B5B6F"/>
    <w:rsid w:val="006C20AE"/>
    <w:rsid w:val="006C2302"/>
    <w:rsid w:val="006C2F59"/>
    <w:rsid w:val="006E14F8"/>
    <w:rsid w:val="006E4332"/>
    <w:rsid w:val="006F0A73"/>
    <w:rsid w:val="006F1BCE"/>
    <w:rsid w:val="006F6286"/>
    <w:rsid w:val="006F7D73"/>
    <w:rsid w:val="00700DF3"/>
    <w:rsid w:val="0070129D"/>
    <w:rsid w:val="007238E6"/>
    <w:rsid w:val="007272ED"/>
    <w:rsid w:val="00735B06"/>
    <w:rsid w:val="00735F91"/>
    <w:rsid w:val="00750541"/>
    <w:rsid w:val="00752C17"/>
    <w:rsid w:val="007751DE"/>
    <w:rsid w:val="0077604D"/>
    <w:rsid w:val="007806F9"/>
    <w:rsid w:val="00783312"/>
    <w:rsid w:val="00793102"/>
    <w:rsid w:val="00793530"/>
    <w:rsid w:val="0079726D"/>
    <w:rsid w:val="007975E7"/>
    <w:rsid w:val="007A12A4"/>
    <w:rsid w:val="007A38AA"/>
    <w:rsid w:val="007B008C"/>
    <w:rsid w:val="007C282B"/>
    <w:rsid w:val="007C742C"/>
    <w:rsid w:val="007D2920"/>
    <w:rsid w:val="007D7937"/>
    <w:rsid w:val="007E3E8C"/>
    <w:rsid w:val="007F5F49"/>
    <w:rsid w:val="00800060"/>
    <w:rsid w:val="008018C2"/>
    <w:rsid w:val="008018CE"/>
    <w:rsid w:val="00803508"/>
    <w:rsid w:val="008043E8"/>
    <w:rsid w:val="00807F17"/>
    <w:rsid w:val="00817638"/>
    <w:rsid w:val="00820240"/>
    <w:rsid w:val="008267E7"/>
    <w:rsid w:val="00847CC3"/>
    <w:rsid w:val="008614A5"/>
    <w:rsid w:val="008777A0"/>
    <w:rsid w:val="00883D70"/>
    <w:rsid w:val="008948C0"/>
    <w:rsid w:val="00897122"/>
    <w:rsid w:val="008A1684"/>
    <w:rsid w:val="008A1AD2"/>
    <w:rsid w:val="008A3EC6"/>
    <w:rsid w:val="008A472D"/>
    <w:rsid w:val="008A674C"/>
    <w:rsid w:val="008A7C8C"/>
    <w:rsid w:val="008C366E"/>
    <w:rsid w:val="008C40FF"/>
    <w:rsid w:val="008D1703"/>
    <w:rsid w:val="008D180E"/>
    <w:rsid w:val="008F2C20"/>
    <w:rsid w:val="008F3ED5"/>
    <w:rsid w:val="008F778B"/>
    <w:rsid w:val="009000BD"/>
    <w:rsid w:val="00903CCF"/>
    <w:rsid w:val="00904889"/>
    <w:rsid w:val="00910EAD"/>
    <w:rsid w:val="00913DFD"/>
    <w:rsid w:val="009151DC"/>
    <w:rsid w:val="00920DF7"/>
    <w:rsid w:val="009231EA"/>
    <w:rsid w:val="00930E69"/>
    <w:rsid w:val="009315FC"/>
    <w:rsid w:val="00932511"/>
    <w:rsid w:val="00932A69"/>
    <w:rsid w:val="009406F2"/>
    <w:rsid w:val="00940DCB"/>
    <w:rsid w:val="009417F4"/>
    <w:rsid w:val="00943AFB"/>
    <w:rsid w:val="00943B75"/>
    <w:rsid w:val="00951000"/>
    <w:rsid w:val="00973D50"/>
    <w:rsid w:val="00975B25"/>
    <w:rsid w:val="00980ED3"/>
    <w:rsid w:val="00982835"/>
    <w:rsid w:val="009838F2"/>
    <w:rsid w:val="00984651"/>
    <w:rsid w:val="00985432"/>
    <w:rsid w:val="009856F2"/>
    <w:rsid w:val="0099716F"/>
    <w:rsid w:val="009A2361"/>
    <w:rsid w:val="009B604C"/>
    <w:rsid w:val="009C0968"/>
    <w:rsid w:val="009C100E"/>
    <w:rsid w:val="009D0DCD"/>
    <w:rsid w:val="009E168B"/>
    <w:rsid w:val="009E2966"/>
    <w:rsid w:val="009E4BA4"/>
    <w:rsid w:val="009E7CA1"/>
    <w:rsid w:val="009E7EF1"/>
    <w:rsid w:val="00A0637E"/>
    <w:rsid w:val="00A07781"/>
    <w:rsid w:val="00A07F0D"/>
    <w:rsid w:val="00A14712"/>
    <w:rsid w:val="00A14B33"/>
    <w:rsid w:val="00A15691"/>
    <w:rsid w:val="00A1637F"/>
    <w:rsid w:val="00A31DA5"/>
    <w:rsid w:val="00A4655E"/>
    <w:rsid w:val="00A55C59"/>
    <w:rsid w:val="00A56A9C"/>
    <w:rsid w:val="00A73D27"/>
    <w:rsid w:val="00A7602F"/>
    <w:rsid w:val="00A80E1C"/>
    <w:rsid w:val="00A814AD"/>
    <w:rsid w:val="00A825BF"/>
    <w:rsid w:val="00A8363E"/>
    <w:rsid w:val="00A8461B"/>
    <w:rsid w:val="00A87B0E"/>
    <w:rsid w:val="00A95225"/>
    <w:rsid w:val="00A97C79"/>
    <w:rsid w:val="00AA2CCA"/>
    <w:rsid w:val="00AB138F"/>
    <w:rsid w:val="00AB3D24"/>
    <w:rsid w:val="00AB4DD8"/>
    <w:rsid w:val="00AC5FA5"/>
    <w:rsid w:val="00AD4600"/>
    <w:rsid w:val="00AE58AE"/>
    <w:rsid w:val="00AE7BD8"/>
    <w:rsid w:val="00AF41FA"/>
    <w:rsid w:val="00B02276"/>
    <w:rsid w:val="00B03E29"/>
    <w:rsid w:val="00B134E1"/>
    <w:rsid w:val="00B15A98"/>
    <w:rsid w:val="00B23F28"/>
    <w:rsid w:val="00B241DA"/>
    <w:rsid w:val="00B26537"/>
    <w:rsid w:val="00B30284"/>
    <w:rsid w:val="00B30474"/>
    <w:rsid w:val="00B326F7"/>
    <w:rsid w:val="00B45093"/>
    <w:rsid w:val="00B4613B"/>
    <w:rsid w:val="00B51303"/>
    <w:rsid w:val="00B65BB0"/>
    <w:rsid w:val="00B727F5"/>
    <w:rsid w:val="00B74C25"/>
    <w:rsid w:val="00B80417"/>
    <w:rsid w:val="00B818F8"/>
    <w:rsid w:val="00B83F51"/>
    <w:rsid w:val="00B8462D"/>
    <w:rsid w:val="00B903D2"/>
    <w:rsid w:val="00B90F6B"/>
    <w:rsid w:val="00B966F1"/>
    <w:rsid w:val="00BA2161"/>
    <w:rsid w:val="00BA237D"/>
    <w:rsid w:val="00BA25E5"/>
    <w:rsid w:val="00BA51CF"/>
    <w:rsid w:val="00BB545B"/>
    <w:rsid w:val="00BD6A3A"/>
    <w:rsid w:val="00BD7C24"/>
    <w:rsid w:val="00BE3E08"/>
    <w:rsid w:val="00BF6917"/>
    <w:rsid w:val="00BF79EB"/>
    <w:rsid w:val="00BF7A07"/>
    <w:rsid w:val="00C04AFB"/>
    <w:rsid w:val="00C07719"/>
    <w:rsid w:val="00C17BED"/>
    <w:rsid w:val="00C27D58"/>
    <w:rsid w:val="00C33843"/>
    <w:rsid w:val="00C35BD8"/>
    <w:rsid w:val="00C408B7"/>
    <w:rsid w:val="00C4435F"/>
    <w:rsid w:val="00C45DB4"/>
    <w:rsid w:val="00C6324E"/>
    <w:rsid w:val="00C66A2F"/>
    <w:rsid w:val="00C72608"/>
    <w:rsid w:val="00C77606"/>
    <w:rsid w:val="00C7794D"/>
    <w:rsid w:val="00C83CEE"/>
    <w:rsid w:val="00C95AD3"/>
    <w:rsid w:val="00C96AFE"/>
    <w:rsid w:val="00CA1A81"/>
    <w:rsid w:val="00CA6816"/>
    <w:rsid w:val="00CB1347"/>
    <w:rsid w:val="00CB30E8"/>
    <w:rsid w:val="00CB5FEF"/>
    <w:rsid w:val="00CD2135"/>
    <w:rsid w:val="00CE0E92"/>
    <w:rsid w:val="00CF5F5D"/>
    <w:rsid w:val="00CF71C7"/>
    <w:rsid w:val="00D00908"/>
    <w:rsid w:val="00D011D0"/>
    <w:rsid w:val="00D03AD1"/>
    <w:rsid w:val="00D04089"/>
    <w:rsid w:val="00D0509B"/>
    <w:rsid w:val="00D05E58"/>
    <w:rsid w:val="00D06754"/>
    <w:rsid w:val="00D12B5F"/>
    <w:rsid w:val="00D14BBD"/>
    <w:rsid w:val="00D14ECD"/>
    <w:rsid w:val="00D1585A"/>
    <w:rsid w:val="00D21145"/>
    <w:rsid w:val="00D22D04"/>
    <w:rsid w:val="00D3304B"/>
    <w:rsid w:val="00D438FA"/>
    <w:rsid w:val="00D441BF"/>
    <w:rsid w:val="00D450B5"/>
    <w:rsid w:val="00D454BF"/>
    <w:rsid w:val="00D529EF"/>
    <w:rsid w:val="00D54603"/>
    <w:rsid w:val="00D5597A"/>
    <w:rsid w:val="00D62714"/>
    <w:rsid w:val="00D651B7"/>
    <w:rsid w:val="00D66AD2"/>
    <w:rsid w:val="00D671FF"/>
    <w:rsid w:val="00D67849"/>
    <w:rsid w:val="00D76CE2"/>
    <w:rsid w:val="00D777EF"/>
    <w:rsid w:val="00D8451E"/>
    <w:rsid w:val="00D85C3E"/>
    <w:rsid w:val="00D869F7"/>
    <w:rsid w:val="00DA2927"/>
    <w:rsid w:val="00DA47D4"/>
    <w:rsid w:val="00DC55E9"/>
    <w:rsid w:val="00DC5BC9"/>
    <w:rsid w:val="00DD01A9"/>
    <w:rsid w:val="00DD2F0F"/>
    <w:rsid w:val="00DE2073"/>
    <w:rsid w:val="00DE76FC"/>
    <w:rsid w:val="00DF02A3"/>
    <w:rsid w:val="00DF1130"/>
    <w:rsid w:val="00DF65EE"/>
    <w:rsid w:val="00E04839"/>
    <w:rsid w:val="00E12EBD"/>
    <w:rsid w:val="00E273BA"/>
    <w:rsid w:val="00E43873"/>
    <w:rsid w:val="00E45AAB"/>
    <w:rsid w:val="00E6191A"/>
    <w:rsid w:val="00E633AF"/>
    <w:rsid w:val="00E63784"/>
    <w:rsid w:val="00E70831"/>
    <w:rsid w:val="00E724C9"/>
    <w:rsid w:val="00E8496A"/>
    <w:rsid w:val="00E94E7F"/>
    <w:rsid w:val="00EB1E61"/>
    <w:rsid w:val="00EB3AB1"/>
    <w:rsid w:val="00EC2F6B"/>
    <w:rsid w:val="00EC3884"/>
    <w:rsid w:val="00ED230E"/>
    <w:rsid w:val="00ED2EC6"/>
    <w:rsid w:val="00ED4E7B"/>
    <w:rsid w:val="00EE5AE7"/>
    <w:rsid w:val="00EF0AA3"/>
    <w:rsid w:val="00EF43AE"/>
    <w:rsid w:val="00F04C4A"/>
    <w:rsid w:val="00F07ADF"/>
    <w:rsid w:val="00F171F7"/>
    <w:rsid w:val="00F26032"/>
    <w:rsid w:val="00F2733D"/>
    <w:rsid w:val="00F310F7"/>
    <w:rsid w:val="00F360E9"/>
    <w:rsid w:val="00F43E46"/>
    <w:rsid w:val="00F47AAF"/>
    <w:rsid w:val="00F57871"/>
    <w:rsid w:val="00F7035A"/>
    <w:rsid w:val="00F706EC"/>
    <w:rsid w:val="00F713E8"/>
    <w:rsid w:val="00F715AD"/>
    <w:rsid w:val="00F7187A"/>
    <w:rsid w:val="00F74743"/>
    <w:rsid w:val="00F74F10"/>
    <w:rsid w:val="00F75158"/>
    <w:rsid w:val="00F762D7"/>
    <w:rsid w:val="00F9083B"/>
    <w:rsid w:val="00F946DD"/>
    <w:rsid w:val="00F9519F"/>
    <w:rsid w:val="00F97981"/>
    <w:rsid w:val="00FB4665"/>
    <w:rsid w:val="00FB7903"/>
    <w:rsid w:val="00FC36A4"/>
    <w:rsid w:val="00FD0563"/>
    <w:rsid w:val="00FD4567"/>
    <w:rsid w:val="00FD7B44"/>
    <w:rsid w:val="00FE3D12"/>
    <w:rsid w:val="00FE5B5F"/>
    <w:rsid w:val="00FE5E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5952B"/>
  <w15:docId w15:val="{B79B084B-E137-474F-8C95-3C3322E9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1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631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rsid w:val="00443EBA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27235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27235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4D74B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4D74B1"/>
  </w:style>
  <w:style w:type="paragraph" w:styleId="a7">
    <w:name w:val="footer"/>
    <w:basedOn w:val="a"/>
    <w:link w:val="Char1"/>
    <w:uiPriority w:val="99"/>
    <w:unhideWhenUsed/>
    <w:rsid w:val="004D74B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4D74B1"/>
  </w:style>
  <w:style w:type="paragraph" w:styleId="a8">
    <w:name w:val="List Paragraph"/>
    <w:basedOn w:val="a"/>
    <w:uiPriority w:val="34"/>
    <w:qFormat/>
    <w:rsid w:val="00D441BF"/>
    <w:pPr>
      <w:ind w:leftChars="400" w:left="800"/>
    </w:pPr>
  </w:style>
  <w:style w:type="character" w:styleId="a9">
    <w:name w:val="annotation reference"/>
    <w:basedOn w:val="a0"/>
    <w:uiPriority w:val="99"/>
    <w:semiHidden/>
    <w:unhideWhenUsed/>
    <w:rsid w:val="00695990"/>
    <w:rPr>
      <w:sz w:val="18"/>
      <w:szCs w:val="18"/>
    </w:rPr>
  </w:style>
  <w:style w:type="paragraph" w:styleId="aa">
    <w:name w:val="annotation text"/>
    <w:basedOn w:val="a"/>
    <w:link w:val="Char2"/>
    <w:uiPriority w:val="99"/>
    <w:semiHidden/>
    <w:unhideWhenUsed/>
    <w:rsid w:val="00695990"/>
  </w:style>
  <w:style w:type="character" w:customStyle="1" w:styleId="Char2">
    <w:name w:val="메모 텍스트 Char"/>
    <w:basedOn w:val="a0"/>
    <w:link w:val="aa"/>
    <w:uiPriority w:val="99"/>
    <w:semiHidden/>
    <w:rsid w:val="00695990"/>
  </w:style>
  <w:style w:type="paragraph" w:styleId="ab">
    <w:name w:val="annotation subject"/>
    <w:basedOn w:val="aa"/>
    <w:next w:val="aa"/>
    <w:link w:val="Char3"/>
    <w:uiPriority w:val="99"/>
    <w:semiHidden/>
    <w:unhideWhenUsed/>
    <w:rsid w:val="00695990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695990"/>
    <w:rPr>
      <w:b/>
      <w:bCs/>
    </w:rPr>
  </w:style>
  <w:style w:type="paragraph" w:styleId="ac">
    <w:name w:val="Revision"/>
    <w:hidden/>
    <w:uiPriority w:val="99"/>
    <w:semiHidden/>
    <w:rsid w:val="00930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BFA2C6-64C9-43D4-AA81-77046D431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2206</Words>
  <Characters>7209</Characters>
  <Application>Microsoft Office Word</Application>
  <DocSecurity>0</DocSecurity>
  <Lines>426</Lines>
  <Paragraphs>216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MANDO</Company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MANDO</dc:creator>
  <cp:lastModifiedBy>강석남 부장</cp:lastModifiedBy>
  <cp:revision>3</cp:revision>
  <cp:lastPrinted>2026-01-27T04:11:00Z</cp:lastPrinted>
  <dcterms:created xsi:type="dcterms:W3CDTF">2026-01-13T03:57:00Z</dcterms:created>
  <dcterms:modified xsi:type="dcterms:W3CDTF">2026-01-27T04:12:00Z</dcterms:modified>
</cp:coreProperties>
</file>